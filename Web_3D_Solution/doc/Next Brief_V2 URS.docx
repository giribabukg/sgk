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191CB7" w14:textId="72F3AE3B" w:rsidR="004F08FF" w:rsidRDefault="00903CAA" w:rsidP="004F08FF">
      <w:pPr>
        <w:pStyle w:val="Header"/>
        <w:tabs>
          <w:tab w:val="clear" w:pos="4153"/>
          <w:tab w:val="clear" w:pos="8306"/>
        </w:tabs>
        <w:jc w:val="both"/>
        <w:rPr>
          <w:rFonts w:cs="Arial"/>
          <w:sz w:val="20"/>
        </w:rPr>
      </w:pPr>
      <w:r>
        <w:rPr>
          <w:rFonts w:cs="Arial"/>
          <w:sz w:val="20"/>
        </w:rPr>
        <w:t>req</w:t>
      </w:r>
    </w:p>
    <w:p w14:paraId="146F63A3" w14:textId="77777777" w:rsidR="004F08FF" w:rsidRDefault="004F08FF" w:rsidP="004F08FF">
      <w:pPr>
        <w:pStyle w:val="Header"/>
        <w:jc w:val="both"/>
        <w:rPr>
          <w:b/>
          <w:bCs/>
          <w:sz w:val="40"/>
          <w:szCs w:val="40"/>
        </w:rPr>
      </w:pPr>
    </w:p>
    <w:p w14:paraId="104E1ED0" w14:textId="77777777" w:rsidR="004F08FF" w:rsidRPr="004518C4" w:rsidRDefault="00EB5E20" w:rsidP="00982D05">
      <w:pPr>
        <w:pStyle w:val="Header"/>
        <w:ind w:leftChars="-75" w:left="-180" w:firstLineChars="29" w:firstLine="175"/>
        <w:jc w:val="both"/>
        <w:rPr>
          <w:b/>
          <w:bCs/>
          <w:sz w:val="60"/>
          <w:szCs w:val="60"/>
        </w:rPr>
      </w:pPr>
      <w:r>
        <w:rPr>
          <w:b/>
          <w:bCs/>
          <w:sz w:val="60"/>
          <w:szCs w:val="60"/>
          <w:u w:val="single"/>
        </w:rPr>
        <w:t>Next 3d Brief v2</w:t>
      </w:r>
    </w:p>
    <w:p w14:paraId="2000C6B0" w14:textId="77777777" w:rsidR="004F08FF" w:rsidRDefault="004F08FF" w:rsidP="004F08FF">
      <w:pPr>
        <w:pStyle w:val="Header"/>
        <w:tabs>
          <w:tab w:val="clear" w:pos="4153"/>
          <w:tab w:val="clear" w:pos="8306"/>
        </w:tabs>
        <w:jc w:val="both"/>
      </w:pPr>
    </w:p>
    <w:p w14:paraId="58D31F75" w14:textId="77777777" w:rsidR="004F08FF" w:rsidRDefault="004F08FF" w:rsidP="004F08FF">
      <w:pPr>
        <w:pStyle w:val="Header"/>
        <w:pBdr>
          <w:bottom w:val="single" w:sz="4" w:space="1" w:color="auto"/>
        </w:pBdr>
        <w:tabs>
          <w:tab w:val="clear" w:pos="4153"/>
          <w:tab w:val="clear" w:pos="8306"/>
        </w:tabs>
        <w:jc w:val="both"/>
        <w:rPr>
          <w:rFonts w:cs="Arial"/>
          <w:b/>
          <w:smallCaps/>
          <w:sz w:val="28"/>
          <w:szCs w:val="28"/>
        </w:rPr>
      </w:pPr>
    </w:p>
    <w:p w14:paraId="366ABD52" w14:textId="77777777" w:rsidR="004F08FF" w:rsidRDefault="004F08FF" w:rsidP="004F08FF">
      <w:pPr>
        <w:pStyle w:val="Header"/>
        <w:tabs>
          <w:tab w:val="clear" w:pos="4153"/>
          <w:tab w:val="clear" w:pos="8306"/>
        </w:tabs>
        <w:jc w:val="both"/>
        <w:rPr>
          <w:rFonts w:cs="Arial"/>
          <w:b/>
          <w:smallCaps/>
          <w:sz w:val="28"/>
          <w:szCs w:val="28"/>
        </w:rPr>
      </w:pPr>
    </w:p>
    <w:p w14:paraId="37EDC942" w14:textId="77777777" w:rsidR="004F08FF" w:rsidRDefault="004F08FF" w:rsidP="004F08FF">
      <w:pPr>
        <w:pStyle w:val="Header"/>
        <w:tabs>
          <w:tab w:val="clear" w:pos="4153"/>
          <w:tab w:val="clear" w:pos="8306"/>
        </w:tabs>
        <w:jc w:val="both"/>
        <w:rPr>
          <w:rFonts w:cs="Arial"/>
          <w:b/>
          <w:smallCaps/>
          <w:sz w:val="28"/>
          <w:szCs w:val="28"/>
        </w:rPr>
      </w:pPr>
      <w:r>
        <w:rPr>
          <w:rFonts w:cs="Arial"/>
          <w:b/>
          <w:smallCaps/>
          <w:sz w:val="28"/>
          <w:szCs w:val="28"/>
        </w:rPr>
        <w:t>Document Control</w:t>
      </w:r>
    </w:p>
    <w:p w14:paraId="384EB3FB" w14:textId="77777777" w:rsidR="004F08FF" w:rsidRDefault="004F08FF" w:rsidP="004F08FF">
      <w:pPr>
        <w:pStyle w:val="Header"/>
        <w:tabs>
          <w:tab w:val="clear" w:pos="4153"/>
          <w:tab w:val="clear" w:pos="8306"/>
        </w:tabs>
        <w:jc w:val="both"/>
        <w:rPr>
          <w:rFonts w:cs="Arial"/>
          <w:b/>
          <w:smallCaps/>
          <w:sz w:val="28"/>
          <w:szCs w:val="28"/>
        </w:rPr>
      </w:pPr>
    </w:p>
    <w:p w14:paraId="3E5B7734" w14:textId="77777777" w:rsidR="004F08FF" w:rsidRPr="00F30598" w:rsidRDefault="004F08FF" w:rsidP="004F08FF">
      <w:pPr>
        <w:pStyle w:val="Header"/>
        <w:tabs>
          <w:tab w:val="clear" w:pos="4153"/>
          <w:tab w:val="clear" w:pos="8306"/>
        </w:tabs>
        <w:ind w:left="1440" w:hanging="1440"/>
        <w:jc w:val="both"/>
        <w:rPr>
          <w:rFonts w:ascii="Arial Narrow" w:hAnsi="Arial Narrow" w:cs="Arial"/>
          <w:b/>
          <w:bCs/>
          <w:sz w:val="20"/>
          <w:szCs w:val="20"/>
        </w:rPr>
      </w:pPr>
      <w:r w:rsidRPr="00C23D12">
        <w:rPr>
          <w:rFonts w:ascii="Arial Narrow" w:hAnsi="Arial Narrow" w:cs="Arial"/>
          <w:b/>
          <w:bCs/>
          <w:sz w:val="20"/>
          <w:szCs w:val="20"/>
        </w:rPr>
        <w:t>Objective</w:t>
      </w:r>
      <w:r>
        <w:rPr>
          <w:rFonts w:ascii="Arial Narrow" w:hAnsi="Arial Narrow" w:cs="Arial"/>
          <w:b/>
          <w:bCs/>
          <w:sz w:val="20"/>
          <w:szCs w:val="20"/>
        </w:rPr>
        <w:t>:</w:t>
      </w:r>
      <w:r>
        <w:rPr>
          <w:rFonts w:ascii="Arial Narrow" w:hAnsi="Arial Narrow" w:cs="Arial"/>
          <w:b/>
          <w:bCs/>
          <w:sz w:val="20"/>
          <w:szCs w:val="20"/>
        </w:rPr>
        <w:tab/>
      </w:r>
      <w:r w:rsidR="00EB5E20">
        <w:rPr>
          <w:rFonts w:ascii="Arial Narrow" w:hAnsi="Arial Narrow" w:cs="Arial"/>
          <w:sz w:val="20"/>
          <w:szCs w:val="20"/>
        </w:rPr>
        <w:t>To define requirements to work with next briefing format and maintain / improve automation</w:t>
      </w:r>
    </w:p>
    <w:p w14:paraId="55F8E99F" w14:textId="77777777" w:rsidR="004F08FF" w:rsidRDefault="004F08FF" w:rsidP="004F08FF">
      <w:pPr>
        <w:pStyle w:val="Header"/>
        <w:tabs>
          <w:tab w:val="clear" w:pos="4153"/>
          <w:tab w:val="clear" w:pos="8306"/>
        </w:tabs>
        <w:jc w:val="both"/>
        <w:rPr>
          <w:rFonts w:ascii="Arial Narrow" w:hAnsi="Arial Narrow" w:cs="Arial"/>
          <w:sz w:val="20"/>
          <w:szCs w:val="20"/>
        </w:rPr>
      </w:pPr>
    </w:p>
    <w:p w14:paraId="49274989" w14:textId="77777777" w:rsidR="004F08FF" w:rsidRDefault="004F08FF" w:rsidP="004F08FF">
      <w:pPr>
        <w:pStyle w:val="Header"/>
        <w:tabs>
          <w:tab w:val="clear" w:pos="4153"/>
          <w:tab w:val="clear" w:pos="8306"/>
          <w:tab w:val="left" w:pos="1440"/>
          <w:tab w:val="left" w:pos="1980"/>
        </w:tabs>
        <w:jc w:val="both"/>
        <w:rPr>
          <w:rFonts w:ascii="Arial Narrow" w:hAnsi="Arial Narrow" w:cs="Arial"/>
          <w:sz w:val="20"/>
          <w:szCs w:val="20"/>
        </w:rPr>
      </w:pPr>
      <w:r w:rsidRPr="001972A0">
        <w:rPr>
          <w:rFonts w:ascii="Arial Narrow" w:hAnsi="Arial Narrow" w:cs="Arial"/>
          <w:b/>
          <w:sz w:val="20"/>
          <w:szCs w:val="20"/>
        </w:rPr>
        <w:t>Owner</w:t>
      </w:r>
      <w:r>
        <w:rPr>
          <w:rFonts w:ascii="Arial Narrow" w:hAnsi="Arial Narrow" w:cs="Arial"/>
          <w:sz w:val="20"/>
          <w:szCs w:val="20"/>
        </w:rPr>
        <w:t>:</w:t>
      </w:r>
      <w:r>
        <w:rPr>
          <w:rFonts w:ascii="Arial Narrow" w:hAnsi="Arial Narrow" w:cs="Arial"/>
          <w:sz w:val="20"/>
          <w:szCs w:val="20"/>
        </w:rPr>
        <w:tab/>
      </w:r>
      <w:r w:rsidR="00982D05">
        <w:rPr>
          <w:rFonts w:ascii="Arial Narrow" w:hAnsi="Arial Narrow" w:cs="Arial"/>
          <w:sz w:val="20"/>
          <w:szCs w:val="20"/>
        </w:rPr>
        <w:t>Neil Swallow</w:t>
      </w:r>
    </w:p>
    <w:p w14:paraId="033CDF45" w14:textId="77777777" w:rsidR="004F08FF" w:rsidRDefault="004F08FF" w:rsidP="004F08FF">
      <w:pPr>
        <w:pStyle w:val="Header"/>
        <w:tabs>
          <w:tab w:val="clear" w:pos="4153"/>
          <w:tab w:val="clear" w:pos="8306"/>
          <w:tab w:val="left" w:pos="1440"/>
          <w:tab w:val="left" w:pos="1980"/>
        </w:tabs>
        <w:jc w:val="both"/>
        <w:rPr>
          <w:rFonts w:ascii="Arial Narrow" w:hAnsi="Arial Narrow" w:cs="Arial"/>
          <w:sz w:val="20"/>
          <w:szCs w:val="20"/>
        </w:rPr>
      </w:pPr>
    </w:p>
    <w:p w14:paraId="514E0D04" w14:textId="76DBF38F" w:rsidR="004F08FF" w:rsidRPr="00AF1AA9" w:rsidRDefault="004F08FF" w:rsidP="004A7A38">
      <w:pPr>
        <w:pStyle w:val="Header"/>
        <w:tabs>
          <w:tab w:val="clear" w:pos="4153"/>
          <w:tab w:val="clear" w:pos="8306"/>
          <w:tab w:val="left" w:pos="1440"/>
        </w:tabs>
        <w:ind w:left="1438" w:hangingChars="716" w:hanging="1438"/>
        <w:jc w:val="both"/>
        <w:rPr>
          <w:rFonts w:ascii="Arial Narrow" w:hAnsi="Arial Narrow" w:cs="Arial"/>
          <w:sz w:val="20"/>
          <w:szCs w:val="20"/>
        </w:rPr>
      </w:pPr>
      <w:r w:rsidRPr="001972A0">
        <w:rPr>
          <w:rFonts w:ascii="Arial Narrow" w:hAnsi="Arial Narrow" w:cs="Arial"/>
          <w:b/>
          <w:sz w:val="20"/>
          <w:szCs w:val="20"/>
        </w:rPr>
        <w:t>Location</w:t>
      </w:r>
      <w:r>
        <w:rPr>
          <w:rFonts w:ascii="Arial Narrow" w:hAnsi="Arial Narrow" w:cs="Arial"/>
          <w:sz w:val="20"/>
          <w:szCs w:val="20"/>
        </w:rPr>
        <w:t>:</w:t>
      </w:r>
      <w:r w:rsidR="00206F0E">
        <w:rPr>
          <w:rFonts w:ascii="Arial Narrow" w:hAnsi="Arial Narrow" w:cs="Arial"/>
          <w:sz w:val="20"/>
          <w:szCs w:val="20"/>
        </w:rPr>
        <w:t xml:space="preserve"> Projects/Next3D/Brie</w:t>
      </w:r>
      <w:r w:rsidR="00EB5E20">
        <w:rPr>
          <w:rFonts w:ascii="Arial Narrow" w:hAnsi="Arial Narrow" w:cs="Arial"/>
          <w:sz w:val="20"/>
          <w:szCs w:val="20"/>
        </w:rPr>
        <w:t>f</w:t>
      </w:r>
      <w:r w:rsidR="009362CD">
        <w:rPr>
          <w:rFonts w:ascii="Arial Narrow" w:hAnsi="Arial Narrow" w:cs="Arial"/>
          <w:sz w:val="20"/>
          <w:szCs w:val="20"/>
        </w:rPr>
        <w:t>_</w:t>
      </w:r>
      <w:r w:rsidR="00EB5E20">
        <w:rPr>
          <w:rFonts w:ascii="Arial Narrow" w:hAnsi="Arial Narrow" w:cs="Arial"/>
          <w:sz w:val="20"/>
          <w:szCs w:val="20"/>
        </w:rPr>
        <w:t>V2</w:t>
      </w:r>
      <w:r>
        <w:rPr>
          <w:rFonts w:ascii="Arial Narrow" w:hAnsi="Arial Narrow" w:cs="Arial"/>
          <w:sz w:val="20"/>
          <w:szCs w:val="20"/>
        </w:rPr>
        <w:tab/>
      </w:r>
    </w:p>
    <w:p w14:paraId="3A564014" w14:textId="77777777" w:rsidR="004F08FF" w:rsidRPr="00C23D12" w:rsidRDefault="004F08FF" w:rsidP="004F08FF">
      <w:pPr>
        <w:pStyle w:val="Header"/>
        <w:tabs>
          <w:tab w:val="clear" w:pos="4153"/>
          <w:tab w:val="clear" w:pos="8306"/>
        </w:tabs>
        <w:jc w:val="both"/>
        <w:rPr>
          <w:rFonts w:ascii="Arial Narrow" w:hAnsi="Arial Narrow" w:cs="Arial"/>
          <w:sz w:val="20"/>
          <w:szCs w:val="20"/>
        </w:rPr>
      </w:pPr>
    </w:p>
    <w:p w14:paraId="19E4FFC8" w14:textId="77777777" w:rsidR="004F08FF" w:rsidRPr="00C23D12" w:rsidRDefault="004F08FF" w:rsidP="004F08FF">
      <w:pPr>
        <w:pStyle w:val="Header"/>
        <w:tabs>
          <w:tab w:val="clear" w:pos="4153"/>
          <w:tab w:val="clear" w:pos="8306"/>
        </w:tabs>
        <w:jc w:val="both"/>
        <w:rPr>
          <w:rFonts w:ascii="Arial Narrow" w:hAnsi="Arial Narrow" w:cs="Arial"/>
          <w:b/>
          <w:bCs/>
          <w:sz w:val="20"/>
          <w:szCs w:val="20"/>
        </w:rPr>
      </w:pPr>
    </w:p>
    <w:p w14:paraId="01355E32" w14:textId="77777777" w:rsidR="004F08FF" w:rsidRPr="00C23D12" w:rsidRDefault="004F08FF" w:rsidP="004F08FF">
      <w:pPr>
        <w:pStyle w:val="Header"/>
        <w:tabs>
          <w:tab w:val="clear" w:pos="4153"/>
          <w:tab w:val="clear" w:pos="8306"/>
        </w:tabs>
        <w:jc w:val="both"/>
        <w:rPr>
          <w:rFonts w:ascii="Arial Narrow" w:hAnsi="Arial Narrow" w:cs="Arial"/>
          <w:b/>
          <w:bCs/>
          <w:sz w:val="20"/>
          <w:szCs w:val="20"/>
        </w:rPr>
      </w:pPr>
      <w:r w:rsidRPr="00C23D12">
        <w:rPr>
          <w:rFonts w:ascii="Arial Narrow" w:hAnsi="Arial Narrow" w:cs="Arial"/>
          <w:b/>
          <w:bCs/>
          <w:sz w:val="20"/>
          <w:szCs w:val="20"/>
        </w:rPr>
        <w:t>Document History</w:t>
      </w:r>
    </w:p>
    <w:p w14:paraId="776B6307" w14:textId="77777777" w:rsidR="004F08FF" w:rsidRPr="00C23D12" w:rsidRDefault="004F08FF" w:rsidP="004F08FF">
      <w:pPr>
        <w:pStyle w:val="Header"/>
        <w:tabs>
          <w:tab w:val="clear" w:pos="4153"/>
          <w:tab w:val="clear" w:pos="8306"/>
        </w:tabs>
        <w:jc w:val="both"/>
        <w:rPr>
          <w:rFonts w:ascii="Arial Narrow" w:hAnsi="Arial Narrow" w:cs="Arial"/>
          <w:sz w:val="20"/>
          <w:szCs w:val="20"/>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900"/>
        <w:gridCol w:w="3060"/>
        <w:gridCol w:w="1080"/>
        <w:gridCol w:w="1363"/>
        <w:gridCol w:w="1517"/>
      </w:tblGrid>
      <w:tr w:rsidR="004F08FF" w:rsidRPr="00C23D12" w14:paraId="5DCA90E9" w14:textId="77777777">
        <w:trPr>
          <w:trHeight w:val="454"/>
        </w:trPr>
        <w:tc>
          <w:tcPr>
            <w:tcW w:w="1440" w:type="dxa"/>
            <w:shd w:val="clear" w:color="auto" w:fill="E0E0E0"/>
            <w:vAlign w:val="center"/>
          </w:tcPr>
          <w:p w14:paraId="6DC2EC97" w14:textId="77777777" w:rsidR="004F08FF" w:rsidRPr="00C23D12" w:rsidRDefault="004F08FF" w:rsidP="004F08FF">
            <w:pPr>
              <w:pStyle w:val="Header"/>
              <w:tabs>
                <w:tab w:val="clear" w:pos="4153"/>
                <w:tab w:val="clear" w:pos="8306"/>
              </w:tabs>
              <w:rPr>
                <w:rFonts w:ascii="Arial Narrow" w:hAnsi="Arial Narrow" w:cs="Arial"/>
                <w:b/>
                <w:bCs/>
                <w:sz w:val="20"/>
                <w:szCs w:val="20"/>
              </w:rPr>
            </w:pPr>
            <w:r w:rsidRPr="00C23D12">
              <w:rPr>
                <w:rFonts w:ascii="Arial Narrow" w:hAnsi="Arial Narrow" w:cs="Arial"/>
                <w:b/>
                <w:bCs/>
                <w:sz w:val="20"/>
                <w:szCs w:val="20"/>
              </w:rPr>
              <w:t>Step</w:t>
            </w:r>
          </w:p>
        </w:tc>
        <w:tc>
          <w:tcPr>
            <w:tcW w:w="900" w:type="dxa"/>
            <w:shd w:val="clear" w:color="auto" w:fill="E0E0E0"/>
            <w:vAlign w:val="center"/>
          </w:tcPr>
          <w:p w14:paraId="69FB5B8F" w14:textId="77777777" w:rsidR="004F08FF" w:rsidRPr="00C23D12" w:rsidRDefault="004F08FF" w:rsidP="004F08FF">
            <w:pPr>
              <w:pStyle w:val="Header"/>
              <w:tabs>
                <w:tab w:val="clear" w:pos="4153"/>
                <w:tab w:val="clear" w:pos="8306"/>
              </w:tabs>
              <w:rPr>
                <w:rFonts w:ascii="Arial Narrow" w:hAnsi="Arial Narrow" w:cs="Arial"/>
                <w:b/>
                <w:bCs/>
                <w:sz w:val="20"/>
                <w:szCs w:val="20"/>
              </w:rPr>
            </w:pPr>
            <w:r w:rsidRPr="00C23D12">
              <w:rPr>
                <w:rFonts w:ascii="Arial Narrow" w:hAnsi="Arial Narrow" w:cs="Arial"/>
                <w:b/>
                <w:bCs/>
                <w:sz w:val="20"/>
                <w:szCs w:val="20"/>
              </w:rPr>
              <w:t>Date</w:t>
            </w:r>
          </w:p>
        </w:tc>
        <w:tc>
          <w:tcPr>
            <w:tcW w:w="3060" w:type="dxa"/>
            <w:shd w:val="clear" w:color="auto" w:fill="E0E0E0"/>
            <w:vAlign w:val="center"/>
          </w:tcPr>
          <w:p w14:paraId="6AF45CC8" w14:textId="77777777" w:rsidR="004F08FF" w:rsidRPr="00C23D12" w:rsidRDefault="004F08FF" w:rsidP="004F08FF">
            <w:pPr>
              <w:pStyle w:val="Header"/>
              <w:tabs>
                <w:tab w:val="clear" w:pos="4153"/>
                <w:tab w:val="clear" w:pos="8306"/>
              </w:tabs>
              <w:rPr>
                <w:rFonts w:ascii="Arial Narrow" w:hAnsi="Arial Narrow" w:cs="Arial"/>
                <w:b/>
                <w:bCs/>
                <w:sz w:val="20"/>
                <w:szCs w:val="20"/>
              </w:rPr>
            </w:pPr>
            <w:r w:rsidRPr="00C23D12">
              <w:rPr>
                <w:rFonts w:ascii="Arial Narrow" w:hAnsi="Arial Narrow" w:cs="Arial"/>
                <w:b/>
                <w:bCs/>
                <w:sz w:val="20"/>
                <w:szCs w:val="20"/>
              </w:rPr>
              <w:t>Reason</w:t>
            </w:r>
          </w:p>
        </w:tc>
        <w:tc>
          <w:tcPr>
            <w:tcW w:w="1080" w:type="dxa"/>
            <w:shd w:val="clear" w:color="auto" w:fill="E0E0E0"/>
            <w:vAlign w:val="center"/>
          </w:tcPr>
          <w:p w14:paraId="3B984AB6" w14:textId="77777777" w:rsidR="004F08FF" w:rsidRPr="00C23D12" w:rsidRDefault="004F08FF" w:rsidP="004F08FF">
            <w:pPr>
              <w:pStyle w:val="Header"/>
              <w:tabs>
                <w:tab w:val="clear" w:pos="4153"/>
                <w:tab w:val="clear" w:pos="8306"/>
              </w:tabs>
              <w:rPr>
                <w:rFonts w:ascii="Arial Narrow" w:hAnsi="Arial Narrow" w:cs="Arial"/>
                <w:b/>
                <w:bCs/>
                <w:sz w:val="20"/>
                <w:szCs w:val="20"/>
              </w:rPr>
            </w:pPr>
            <w:r w:rsidRPr="00C23D12">
              <w:rPr>
                <w:rFonts w:ascii="Arial Narrow" w:hAnsi="Arial Narrow" w:cs="Arial"/>
                <w:b/>
                <w:bCs/>
                <w:sz w:val="20"/>
                <w:szCs w:val="20"/>
              </w:rPr>
              <w:t>Version No.</w:t>
            </w:r>
          </w:p>
        </w:tc>
        <w:tc>
          <w:tcPr>
            <w:tcW w:w="1363" w:type="dxa"/>
            <w:tcBorders>
              <w:bottom w:val="single" w:sz="4" w:space="0" w:color="auto"/>
            </w:tcBorders>
            <w:shd w:val="clear" w:color="auto" w:fill="E0E0E0"/>
            <w:vAlign w:val="center"/>
          </w:tcPr>
          <w:p w14:paraId="5C76EAE0" w14:textId="77777777" w:rsidR="004F08FF" w:rsidRPr="00C23D12" w:rsidRDefault="004F08FF" w:rsidP="004F08FF">
            <w:pPr>
              <w:pStyle w:val="Header"/>
              <w:tabs>
                <w:tab w:val="clear" w:pos="4153"/>
                <w:tab w:val="clear" w:pos="8306"/>
              </w:tabs>
              <w:rPr>
                <w:rFonts w:ascii="Arial Narrow" w:hAnsi="Arial Narrow" w:cs="Arial"/>
                <w:b/>
                <w:bCs/>
                <w:sz w:val="20"/>
                <w:szCs w:val="20"/>
              </w:rPr>
            </w:pPr>
            <w:r>
              <w:rPr>
                <w:rFonts w:ascii="Arial Narrow" w:hAnsi="Arial Narrow" w:cs="Arial"/>
                <w:b/>
                <w:bCs/>
                <w:sz w:val="20"/>
                <w:szCs w:val="20"/>
              </w:rPr>
              <w:t>Updated By</w:t>
            </w:r>
          </w:p>
        </w:tc>
        <w:tc>
          <w:tcPr>
            <w:tcW w:w="1517" w:type="dxa"/>
            <w:tcBorders>
              <w:bottom w:val="single" w:sz="4" w:space="0" w:color="auto"/>
            </w:tcBorders>
            <w:shd w:val="clear" w:color="auto" w:fill="E0E0E0"/>
            <w:vAlign w:val="center"/>
          </w:tcPr>
          <w:p w14:paraId="591D8D82" w14:textId="77777777" w:rsidR="004F08FF" w:rsidRPr="00C23D12" w:rsidRDefault="004F08FF" w:rsidP="004F08FF">
            <w:pPr>
              <w:pStyle w:val="Header"/>
              <w:rPr>
                <w:rFonts w:ascii="Arial Narrow" w:hAnsi="Arial Narrow" w:cs="Arial"/>
                <w:b/>
                <w:bCs/>
                <w:sz w:val="20"/>
                <w:szCs w:val="20"/>
              </w:rPr>
            </w:pPr>
            <w:r>
              <w:rPr>
                <w:rFonts w:ascii="Arial Narrow" w:hAnsi="Arial Narrow" w:cs="Arial"/>
                <w:b/>
                <w:bCs/>
                <w:sz w:val="20"/>
                <w:szCs w:val="20"/>
              </w:rPr>
              <w:t>Approved By</w:t>
            </w:r>
          </w:p>
        </w:tc>
      </w:tr>
      <w:tr w:rsidR="004F08FF" w:rsidRPr="00C23D12" w14:paraId="7338BEE0" w14:textId="77777777">
        <w:trPr>
          <w:trHeight w:val="454"/>
        </w:trPr>
        <w:tc>
          <w:tcPr>
            <w:tcW w:w="1440" w:type="dxa"/>
            <w:vAlign w:val="center"/>
          </w:tcPr>
          <w:p w14:paraId="3F262EEF" w14:textId="77777777" w:rsidR="004F08FF" w:rsidRPr="00C23D12" w:rsidRDefault="004F08FF" w:rsidP="004F08FF">
            <w:pPr>
              <w:pStyle w:val="Header"/>
              <w:tabs>
                <w:tab w:val="clear" w:pos="4153"/>
                <w:tab w:val="clear" w:pos="8306"/>
              </w:tabs>
              <w:rPr>
                <w:rFonts w:ascii="Arial Narrow" w:hAnsi="Arial Narrow" w:cs="Arial"/>
                <w:sz w:val="20"/>
                <w:szCs w:val="20"/>
              </w:rPr>
            </w:pPr>
            <w:r w:rsidRPr="00C23D12">
              <w:rPr>
                <w:rFonts w:ascii="Arial Narrow" w:hAnsi="Arial Narrow" w:cs="Arial"/>
                <w:sz w:val="20"/>
                <w:szCs w:val="20"/>
              </w:rPr>
              <w:t>Created</w:t>
            </w:r>
          </w:p>
        </w:tc>
        <w:tc>
          <w:tcPr>
            <w:tcW w:w="900" w:type="dxa"/>
            <w:vAlign w:val="center"/>
          </w:tcPr>
          <w:p w14:paraId="36E35D11" w14:textId="77777777" w:rsidR="004F08FF" w:rsidRPr="00C23D12" w:rsidRDefault="00EB5E20" w:rsidP="004F08FF">
            <w:pPr>
              <w:pStyle w:val="Header"/>
              <w:tabs>
                <w:tab w:val="clear" w:pos="4153"/>
                <w:tab w:val="clear" w:pos="8306"/>
              </w:tabs>
              <w:rPr>
                <w:rFonts w:ascii="Arial Narrow" w:hAnsi="Arial Narrow" w:cs="Arial"/>
                <w:sz w:val="20"/>
                <w:szCs w:val="20"/>
              </w:rPr>
            </w:pPr>
            <w:r>
              <w:rPr>
                <w:rFonts w:ascii="Arial Narrow" w:hAnsi="Arial Narrow" w:cs="Arial"/>
                <w:sz w:val="20"/>
                <w:szCs w:val="20"/>
              </w:rPr>
              <w:t>12/1/15</w:t>
            </w:r>
          </w:p>
        </w:tc>
        <w:tc>
          <w:tcPr>
            <w:tcW w:w="3060" w:type="dxa"/>
            <w:vAlign w:val="center"/>
          </w:tcPr>
          <w:p w14:paraId="4B7631A3" w14:textId="77777777" w:rsidR="004F08FF" w:rsidRPr="00C23D12" w:rsidRDefault="004F08FF" w:rsidP="00982D05">
            <w:pPr>
              <w:pStyle w:val="Header"/>
              <w:tabs>
                <w:tab w:val="clear" w:pos="4153"/>
                <w:tab w:val="clear" w:pos="8306"/>
              </w:tabs>
              <w:rPr>
                <w:rFonts w:ascii="Arial Narrow" w:hAnsi="Arial Narrow" w:cs="Arial"/>
                <w:sz w:val="20"/>
                <w:szCs w:val="20"/>
              </w:rPr>
            </w:pPr>
            <w:r>
              <w:rPr>
                <w:rFonts w:ascii="Arial Narrow" w:hAnsi="Arial Narrow" w:cs="Arial"/>
                <w:sz w:val="20"/>
                <w:szCs w:val="20"/>
              </w:rPr>
              <w:t>1</w:t>
            </w:r>
            <w:r w:rsidRPr="004518C4">
              <w:rPr>
                <w:rFonts w:ascii="Arial Narrow" w:hAnsi="Arial Narrow" w:cs="Arial"/>
                <w:sz w:val="20"/>
                <w:szCs w:val="20"/>
                <w:vertAlign w:val="superscript"/>
              </w:rPr>
              <w:t>st</w:t>
            </w:r>
            <w:r>
              <w:rPr>
                <w:rFonts w:ascii="Arial Narrow" w:hAnsi="Arial Narrow" w:cs="Arial"/>
                <w:sz w:val="20"/>
                <w:szCs w:val="20"/>
              </w:rPr>
              <w:t xml:space="preserve"> Edition</w:t>
            </w:r>
          </w:p>
        </w:tc>
        <w:tc>
          <w:tcPr>
            <w:tcW w:w="1080" w:type="dxa"/>
            <w:vAlign w:val="center"/>
          </w:tcPr>
          <w:p w14:paraId="105B199A" w14:textId="77777777" w:rsidR="004F08FF" w:rsidRPr="00C23D12" w:rsidRDefault="004F08FF" w:rsidP="004F08FF">
            <w:pPr>
              <w:pStyle w:val="Header"/>
              <w:tabs>
                <w:tab w:val="clear" w:pos="4153"/>
                <w:tab w:val="clear" w:pos="8306"/>
              </w:tabs>
              <w:rPr>
                <w:rFonts w:ascii="Arial Narrow" w:hAnsi="Arial Narrow" w:cs="Arial"/>
                <w:sz w:val="20"/>
                <w:szCs w:val="20"/>
              </w:rPr>
            </w:pPr>
            <w:r>
              <w:rPr>
                <w:rFonts w:ascii="Arial Narrow" w:hAnsi="Arial Narrow" w:cs="Arial"/>
                <w:sz w:val="20"/>
                <w:szCs w:val="20"/>
              </w:rPr>
              <w:t>1.0</w:t>
            </w:r>
          </w:p>
        </w:tc>
        <w:tc>
          <w:tcPr>
            <w:tcW w:w="1363" w:type="dxa"/>
            <w:shd w:val="clear" w:color="auto" w:fill="auto"/>
            <w:vAlign w:val="center"/>
          </w:tcPr>
          <w:p w14:paraId="11F1E531" w14:textId="77777777" w:rsidR="004F08FF" w:rsidRPr="00C23D12" w:rsidRDefault="00EB5E20" w:rsidP="004F08FF">
            <w:pPr>
              <w:pStyle w:val="Header"/>
              <w:tabs>
                <w:tab w:val="clear" w:pos="4153"/>
                <w:tab w:val="clear" w:pos="8306"/>
              </w:tabs>
              <w:rPr>
                <w:rFonts w:ascii="Arial Narrow" w:hAnsi="Arial Narrow" w:cs="Arial"/>
                <w:sz w:val="20"/>
                <w:szCs w:val="20"/>
              </w:rPr>
            </w:pPr>
            <w:r>
              <w:rPr>
                <w:rFonts w:ascii="Arial Narrow" w:hAnsi="Arial Narrow" w:cs="Arial"/>
                <w:sz w:val="20"/>
                <w:szCs w:val="20"/>
              </w:rPr>
              <w:t>Neil Swallow</w:t>
            </w:r>
          </w:p>
        </w:tc>
        <w:tc>
          <w:tcPr>
            <w:tcW w:w="1517" w:type="dxa"/>
            <w:shd w:val="clear" w:color="auto" w:fill="auto"/>
            <w:vAlign w:val="center"/>
          </w:tcPr>
          <w:p w14:paraId="07F23DC7" w14:textId="77777777" w:rsidR="004F08FF" w:rsidRPr="00C23D12" w:rsidRDefault="004F08FF" w:rsidP="004F08FF">
            <w:pPr>
              <w:pStyle w:val="Header"/>
              <w:tabs>
                <w:tab w:val="clear" w:pos="4153"/>
                <w:tab w:val="clear" w:pos="8306"/>
              </w:tabs>
              <w:rPr>
                <w:rFonts w:ascii="Arial Narrow" w:hAnsi="Arial Narrow" w:cs="Arial"/>
                <w:sz w:val="20"/>
                <w:szCs w:val="20"/>
              </w:rPr>
            </w:pPr>
          </w:p>
        </w:tc>
      </w:tr>
      <w:tr w:rsidR="004F08FF" w:rsidRPr="00C23D12" w14:paraId="5237E8FE" w14:textId="77777777">
        <w:trPr>
          <w:trHeight w:val="454"/>
        </w:trPr>
        <w:tc>
          <w:tcPr>
            <w:tcW w:w="1440" w:type="dxa"/>
            <w:vAlign w:val="center"/>
          </w:tcPr>
          <w:p w14:paraId="62FF916E" w14:textId="05D343C4" w:rsidR="004F08FF" w:rsidRPr="00C23D12" w:rsidRDefault="00291AB7" w:rsidP="004F08FF">
            <w:pPr>
              <w:pStyle w:val="Header"/>
              <w:tabs>
                <w:tab w:val="clear" w:pos="4153"/>
                <w:tab w:val="clear" w:pos="8306"/>
              </w:tabs>
              <w:rPr>
                <w:rFonts w:ascii="Arial Narrow" w:hAnsi="Arial Narrow" w:cs="Arial"/>
                <w:sz w:val="20"/>
                <w:szCs w:val="20"/>
              </w:rPr>
            </w:pPr>
            <w:r>
              <w:rPr>
                <w:rFonts w:ascii="Arial Narrow" w:hAnsi="Arial Narrow" w:cs="Arial"/>
                <w:sz w:val="20"/>
                <w:szCs w:val="20"/>
              </w:rPr>
              <w:t>Modified</w:t>
            </w:r>
          </w:p>
        </w:tc>
        <w:tc>
          <w:tcPr>
            <w:tcW w:w="900" w:type="dxa"/>
            <w:vAlign w:val="center"/>
          </w:tcPr>
          <w:p w14:paraId="017B251F" w14:textId="14DB5766" w:rsidR="004F08FF" w:rsidRPr="00C23D12" w:rsidRDefault="00291AB7" w:rsidP="004F08FF">
            <w:pPr>
              <w:pStyle w:val="Header"/>
              <w:tabs>
                <w:tab w:val="clear" w:pos="4153"/>
                <w:tab w:val="clear" w:pos="8306"/>
              </w:tabs>
              <w:rPr>
                <w:rFonts w:ascii="Arial Narrow" w:hAnsi="Arial Narrow" w:cs="Arial"/>
                <w:sz w:val="20"/>
                <w:szCs w:val="20"/>
              </w:rPr>
            </w:pPr>
            <w:r>
              <w:rPr>
                <w:rFonts w:ascii="Arial Narrow" w:hAnsi="Arial Narrow" w:cs="Arial"/>
                <w:sz w:val="20"/>
                <w:szCs w:val="20"/>
              </w:rPr>
              <w:t>4/3/15</w:t>
            </w:r>
          </w:p>
        </w:tc>
        <w:tc>
          <w:tcPr>
            <w:tcW w:w="3060" w:type="dxa"/>
            <w:vAlign w:val="center"/>
          </w:tcPr>
          <w:p w14:paraId="6C4BC8E9" w14:textId="3DB4A970" w:rsidR="004F08FF" w:rsidRPr="00C23D12" w:rsidRDefault="00291AB7" w:rsidP="004F08FF">
            <w:pPr>
              <w:pStyle w:val="Header"/>
              <w:tabs>
                <w:tab w:val="clear" w:pos="4153"/>
                <w:tab w:val="clear" w:pos="8306"/>
              </w:tabs>
              <w:rPr>
                <w:rFonts w:ascii="Arial Narrow" w:hAnsi="Arial Narrow" w:cs="Arial"/>
                <w:sz w:val="20"/>
                <w:szCs w:val="20"/>
              </w:rPr>
            </w:pPr>
            <w:r>
              <w:rPr>
                <w:rFonts w:ascii="Arial Narrow" w:hAnsi="Arial Narrow" w:cs="Arial"/>
                <w:sz w:val="20"/>
                <w:szCs w:val="20"/>
              </w:rPr>
              <w:t>Added screen shots</w:t>
            </w:r>
          </w:p>
        </w:tc>
        <w:tc>
          <w:tcPr>
            <w:tcW w:w="1080" w:type="dxa"/>
            <w:vAlign w:val="center"/>
          </w:tcPr>
          <w:p w14:paraId="32678AC2" w14:textId="56D50F2B" w:rsidR="004F08FF" w:rsidRPr="00C23D12" w:rsidRDefault="00291AB7" w:rsidP="004F08FF">
            <w:pPr>
              <w:pStyle w:val="Header"/>
              <w:tabs>
                <w:tab w:val="clear" w:pos="4153"/>
                <w:tab w:val="clear" w:pos="8306"/>
              </w:tabs>
              <w:rPr>
                <w:rFonts w:ascii="Arial Narrow" w:hAnsi="Arial Narrow" w:cs="Arial"/>
                <w:sz w:val="20"/>
                <w:szCs w:val="20"/>
              </w:rPr>
            </w:pPr>
            <w:r>
              <w:rPr>
                <w:rFonts w:ascii="Arial Narrow" w:hAnsi="Arial Narrow" w:cs="Arial"/>
                <w:sz w:val="20"/>
                <w:szCs w:val="20"/>
              </w:rPr>
              <w:t>1.1</w:t>
            </w:r>
          </w:p>
        </w:tc>
        <w:tc>
          <w:tcPr>
            <w:tcW w:w="1363" w:type="dxa"/>
            <w:shd w:val="clear" w:color="auto" w:fill="auto"/>
            <w:vAlign w:val="center"/>
          </w:tcPr>
          <w:p w14:paraId="4942FA16" w14:textId="46B3CA86" w:rsidR="004F08FF" w:rsidRPr="00C23D12" w:rsidRDefault="00291AB7" w:rsidP="004F08FF">
            <w:pPr>
              <w:pStyle w:val="Header"/>
              <w:tabs>
                <w:tab w:val="clear" w:pos="4153"/>
                <w:tab w:val="clear" w:pos="8306"/>
              </w:tabs>
              <w:rPr>
                <w:rFonts w:ascii="Arial Narrow" w:hAnsi="Arial Narrow" w:cs="Arial"/>
                <w:sz w:val="20"/>
                <w:szCs w:val="20"/>
              </w:rPr>
            </w:pPr>
            <w:r>
              <w:rPr>
                <w:rFonts w:ascii="Arial Narrow" w:hAnsi="Arial Narrow" w:cs="Arial"/>
                <w:sz w:val="20"/>
                <w:szCs w:val="20"/>
              </w:rPr>
              <w:t>Neil Swallow</w:t>
            </w:r>
          </w:p>
        </w:tc>
        <w:tc>
          <w:tcPr>
            <w:tcW w:w="1517" w:type="dxa"/>
            <w:shd w:val="clear" w:color="auto" w:fill="auto"/>
            <w:vAlign w:val="center"/>
          </w:tcPr>
          <w:p w14:paraId="2980EE04" w14:textId="77777777" w:rsidR="004F08FF" w:rsidRPr="00C23D12" w:rsidRDefault="004F08FF" w:rsidP="004F08FF">
            <w:pPr>
              <w:pStyle w:val="Header"/>
              <w:tabs>
                <w:tab w:val="clear" w:pos="4153"/>
                <w:tab w:val="clear" w:pos="8306"/>
              </w:tabs>
              <w:rPr>
                <w:rFonts w:ascii="Arial Narrow" w:hAnsi="Arial Narrow" w:cs="Arial"/>
                <w:sz w:val="20"/>
                <w:szCs w:val="20"/>
              </w:rPr>
            </w:pPr>
          </w:p>
        </w:tc>
      </w:tr>
      <w:tr w:rsidR="004F08FF" w:rsidRPr="00C23D12" w14:paraId="55CB819B" w14:textId="77777777">
        <w:trPr>
          <w:trHeight w:val="454"/>
        </w:trPr>
        <w:tc>
          <w:tcPr>
            <w:tcW w:w="1440" w:type="dxa"/>
            <w:vAlign w:val="center"/>
          </w:tcPr>
          <w:p w14:paraId="45F2346F" w14:textId="445ECE46" w:rsidR="004F08FF" w:rsidRPr="00C23D12" w:rsidRDefault="00A80089" w:rsidP="004F08FF">
            <w:pPr>
              <w:pStyle w:val="Header"/>
              <w:tabs>
                <w:tab w:val="clear" w:pos="4153"/>
                <w:tab w:val="clear" w:pos="8306"/>
              </w:tabs>
              <w:rPr>
                <w:rFonts w:ascii="Arial Narrow" w:hAnsi="Arial Narrow" w:cs="Arial"/>
                <w:sz w:val="20"/>
                <w:szCs w:val="20"/>
              </w:rPr>
            </w:pPr>
            <w:r>
              <w:rPr>
                <w:rFonts w:ascii="Arial Narrow" w:hAnsi="Arial Narrow" w:cs="Arial"/>
                <w:sz w:val="20"/>
                <w:szCs w:val="20"/>
              </w:rPr>
              <w:t>Modified</w:t>
            </w:r>
          </w:p>
        </w:tc>
        <w:tc>
          <w:tcPr>
            <w:tcW w:w="900" w:type="dxa"/>
            <w:vAlign w:val="center"/>
          </w:tcPr>
          <w:p w14:paraId="77D27032" w14:textId="041C1FDD" w:rsidR="004F08FF" w:rsidRPr="00C23D12" w:rsidRDefault="00A80089" w:rsidP="004F08FF">
            <w:pPr>
              <w:pStyle w:val="Header"/>
              <w:tabs>
                <w:tab w:val="clear" w:pos="4153"/>
                <w:tab w:val="clear" w:pos="8306"/>
              </w:tabs>
              <w:rPr>
                <w:rFonts w:ascii="Arial Narrow" w:hAnsi="Arial Narrow" w:cs="Arial"/>
                <w:sz w:val="20"/>
                <w:szCs w:val="20"/>
              </w:rPr>
            </w:pPr>
            <w:r>
              <w:rPr>
                <w:rFonts w:ascii="Arial Narrow" w:hAnsi="Arial Narrow" w:cs="Arial"/>
                <w:sz w:val="20"/>
                <w:szCs w:val="20"/>
              </w:rPr>
              <w:t>6/3/15</w:t>
            </w:r>
          </w:p>
        </w:tc>
        <w:tc>
          <w:tcPr>
            <w:tcW w:w="3060" w:type="dxa"/>
            <w:vAlign w:val="center"/>
          </w:tcPr>
          <w:p w14:paraId="5F272141" w14:textId="45FF045A" w:rsidR="004F08FF" w:rsidRPr="00C23D12" w:rsidRDefault="00A80089" w:rsidP="004F08FF">
            <w:pPr>
              <w:pStyle w:val="Header"/>
              <w:tabs>
                <w:tab w:val="clear" w:pos="4153"/>
                <w:tab w:val="clear" w:pos="8306"/>
              </w:tabs>
              <w:rPr>
                <w:rFonts w:ascii="Arial Narrow" w:hAnsi="Arial Narrow" w:cs="Arial"/>
                <w:sz w:val="20"/>
                <w:szCs w:val="20"/>
              </w:rPr>
            </w:pPr>
            <w:r>
              <w:rPr>
                <w:rFonts w:ascii="Arial Narrow" w:hAnsi="Arial Narrow" w:cs="Arial"/>
                <w:sz w:val="20"/>
                <w:szCs w:val="20"/>
              </w:rPr>
              <w:t>Added Screen Shots and business logic</w:t>
            </w:r>
          </w:p>
        </w:tc>
        <w:tc>
          <w:tcPr>
            <w:tcW w:w="1080" w:type="dxa"/>
            <w:vAlign w:val="center"/>
          </w:tcPr>
          <w:p w14:paraId="7B339473" w14:textId="6356CAD5" w:rsidR="004F08FF" w:rsidRPr="00C23D12" w:rsidRDefault="00A80089" w:rsidP="004F08FF">
            <w:pPr>
              <w:pStyle w:val="Header"/>
              <w:tabs>
                <w:tab w:val="clear" w:pos="4153"/>
                <w:tab w:val="clear" w:pos="8306"/>
              </w:tabs>
              <w:rPr>
                <w:rFonts w:ascii="Arial Narrow" w:hAnsi="Arial Narrow" w:cs="Arial"/>
                <w:sz w:val="20"/>
                <w:szCs w:val="20"/>
              </w:rPr>
            </w:pPr>
            <w:r>
              <w:rPr>
                <w:rFonts w:ascii="Arial Narrow" w:hAnsi="Arial Narrow" w:cs="Arial"/>
                <w:sz w:val="20"/>
                <w:szCs w:val="20"/>
              </w:rPr>
              <w:t>1.2</w:t>
            </w:r>
          </w:p>
        </w:tc>
        <w:tc>
          <w:tcPr>
            <w:tcW w:w="1363" w:type="dxa"/>
            <w:shd w:val="clear" w:color="auto" w:fill="auto"/>
            <w:vAlign w:val="center"/>
          </w:tcPr>
          <w:p w14:paraId="04D2F7D1" w14:textId="13B03AED" w:rsidR="004F08FF" w:rsidRPr="00C23D12" w:rsidRDefault="00A80089" w:rsidP="004F08FF">
            <w:pPr>
              <w:pStyle w:val="Header"/>
              <w:tabs>
                <w:tab w:val="clear" w:pos="4153"/>
                <w:tab w:val="clear" w:pos="8306"/>
              </w:tabs>
              <w:rPr>
                <w:rFonts w:ascii="Arial Narrow" w:hAnsi="Arial Narrow" w:cs="Arial"/>
                <w:sz w:val="20"/>
                <w:szCs w:val="20"/>
              </w:rPr>
            </w:pPr>
            <w:r>
              <w:rPr>
                <w:rFonts w:ascii="Arial Narrow" w:hAnsi="Arial Narrow" w:cs="Arial"/>
                <w:sz w:val="20"/>
                <w:szCs w:val="20"/>
              </w:rPr>
              <w:t>Neil Swallow</w:t>
            </w:r>
          </w:p>
        </w:tc>
        <w:tc>
          <w:tcPr>
            <w:tcW w:w="1517" w:type="dxa"/>
            <w:shd w:val="clear" w:color="auto" w:fill="auto"/>
            <w:vAlign w:val="center"/>
          </w:tcPr>
          <w:p w14:paraId="2C79C01A" w14:textId="77777777" w:rsidR="004F08FF" w:rsidRPr="00C23D12" w:rsidRDefault="004F08FF" w:rsidP="004F08FF">
            <w:pPr>
              <w:pStyle w:val="Header"/>
              <w:tabs>
                <w:tab w:val="clear" w:pos="4153"/>
                <w:tab w:val="clear" w:pos="8306"/>
              </w:tabs>
              <w:rPr>
                <w:rFonts w:ascii="Arial Narrow" w:hAnsi="Arial Narrow" w:cs="Arial"/>
                <w:sz w:val="20"/>
                <w:szCs w:val="20"/>
              </w:rPr>
            </w:pPr>
          </w:p>
        </w:tc>
      </w:tr>
      <w:tr w:rsidR="004F08FF" w:rsidRPr="00C23D12" w14:paraId="1C4F1603" w14:textId="77777777">
        <w:trPr>
          <w:trHeight w:val="454"/>
        </w:trPr>
        <w:tc>
          <w:tcPr>
            <w:tcW w:w="1440" w:type="dxa"/>
            <w:vAlign w:val="center"/>
          </w:tcPr>
          <w:p w14:paraId="7B38012E" w14:textId="053FCF46" w:rsidR="004F08FF" w:rsidRDefault="003856EA" w:rsidP="004F08FF">
            <w:pPr>
              <w:pStyle w:val="Header"/>
              <w:tabs>
                <w:tab w:val="clear" w:pos="4153"/>
                <w:tab w:val="clear" w:pos="8306"/>
              </w:tabs>
              <w:rPr>
                <w:rFonts w:ascii="Arial Narrow" w:hAnsi="Arial Narrow" w:cs="Arial"/>
                <w:sz w:val="20"/>
                <w:szCs w:val="20"/>
              </w:rPr>
            </w:pPr>
            <w:r>
              <w:rPr>
                <w:rFonts w:ascii="Arial Narrow" w:hAnsi="Arial Narrow" w:cs="Arial"/>
                <w:sz w:val="20"/>
                <w:szCs w:val="20"/>
              </w:rPr>
              <w:t>Modified</w:t>
            </w:r>
          </w:p>
        </w:tc>
        <w:tc>
          <w:tcPr>
            <w:tcW w:w="900" w:type="dxa"/>
            <w:vAlign w:val="center"/>
          </w:tcPr>
          <w:p w14:paraId="2E9234CD" w14:textId="7BFF579D" w:rsidR="004F08FF" w:rsidRDefault="003856EA" w:rsidP="004F08FF">
            <w:pPr>
              <w:pStyle w:val="Header"/>
              <w:tabs>
                <w:tab w:val="clear" w:pos="4153"/>
                <w:tab w:val="clear" w:pos="8306"/>
              </w:tabs>
              <w:rPr>
                <w:rFonts w:ascii="Arial Narrow" w:hAnsi="Arial Narrow" w:cs="Arial"/>
                <w:sz w:val="20"/>
                <w:szCs w:val="20"/>
              </w:rPr>
            </w:pPr>
            <w:r>
              <w:rPr>
                <w:rFonts w:ascii="Arial Narrow" w:hAnsi="Arial Narrow" w:cs="Arial"/>
                <w:sz w:val="20"/>
                <w:szCs w:val="20"/>
              </w:rPr>
              <w:t>30/3/15</w:t>
            </w:r>
          </w:p>
        </w:tc>
        <w:tc>
          <w:tcPr>
            <w:tcW w:w="3060" w:type="dxa"/>
            <w:vAlign w:val="center"/>
          </w:tcPr>
          <w:p w14:paraId="3A007650" w14:textId="0DD1222A" w:rsidR="004F08FF" w:rsidRDefault="003856EA" w:rsidP="004F08FF">
            <w:pPr>
              <w:pStyle w:val="Header"/>
              <w:tabs>
                <w:tab w:val="clear" w:pos="4153"/>
                <w:tab w:val="clear" w:pos="8306"/>
              </w:tabs>
              <w:rPr>
                <w:rFonts w:ascii="Arial Narrow" w:hAnsi="Arial Narrow" w:cs="Arial"/>
                <w:sz w:val="20"/>
                <w:szCs w:val="20"/>
              </w:rPr>
            </w:pPr>
            <w:r>
              <w:rPr>
                <w:rFonts w:ascii="Arial Narrow" w:hAnsi="Arial Narrow" w:cs="Arial"/>
                <w:sz w:val="20"/>
                <w:szCs w:val="20"/>
              </w:rPr>
              <w:t>Minor changes plus added reporting and Input logic</w:t>
            </w:r>
          </w:p>
        </w:tc>
        <w:tc>
          <w:tcPr>
            <w:tcW w:w="1080" w:type="dxa"/>
            <w:vAlign w:val="center"/>
          </w:tcPr>
          <w:p w14:paraId="3EC7ACBC" w14:textId="6B8A125E" w:rsidR="004F08FF" w:rsidRDefault="003856EA" w:rsidP="004F08FF">
            <w:pPr>
              <w:pStyle w:val="Header"/>
              <w:tabs>
                <w:tab w:val="clear" w:pos="4153"/>
                <w:tab w:val="clear" w:pos="8306"/>
              </w:tabs>
              <w:rPr>
                <w:rFonts w:ascii="Arial Narrow" w:hAnsi="Arial Narrow" w:cs="Arial"/>
                <w:sz w:val="20"/>
                <w:szCs w:val="20"/>
              </w:rPr>
            </w:pPr>
            <w:r>
              <w:rPr>
                <w:rFonts w:ascii="Arial Narrow" w:hAnsi="Arial Narrow" w:cs="Arial"/>
                <w:sz w:val="20"/>
                <w:szCs w:val="20"/>
              </w:rPr>
              <w:t>1.3</w:t>
            </w:r>
          </w:p>
        </w:tc>
        <w:tc>
          <w:tcPr>
            <w:tcW w:w="1363" w:type="dxa"/>
            <w:shd w:val="clear" w:color="auto" w:fill="auto"/>
            <w:vAlign w:val="center"/>
          </w:tcPr>
          <w:p w14:paraId="0D3A81B1" w14:textId="2AEF9689" w:rsidR="004F08FF" w:rsidRDefault="003856EA" w:rsidP="004F08FF">
            <w:pPr>
              <w:pStyle w:val="Header"/>
              <w:tabs>
                <w:tab w:val="clear" w:pos="4153"/>
                <w:tab w:val="clear" w:pos="8306"/>
              </w:tabs>
              <w:rPr>
                <w:rFonts w:ascii="Arial Narrow" w:hAnsi="Arial Narrow" w:cs="Arial"/>
                <w:sz w:val="20"/>
                <w:szCs w:val="20"/>
              </w:rPr>
            </w:pPr>
            <w:r>
              <w:rPr>
                <w:rFonts w:ascii="Arial Narrow" w:hAnsi="Arial Narrow" w:cs="Arial"/>
                <w:sz w:val="20"/>
                <w:szCs w:val="20"/>
              </w:rPr>
              <w:t>Neil Swallow</w:t>
            </w:r>
          </w:p>
        </w:tc>
        <w:tc>
          <w:tcPr>
            <w:tcW w:w="1517" w:type="dxa"/>
            <w:shd w:val="clear" w:color="auto" w:fill="auto"/>
            <w:vAlign w:val="center"/>
          </w:tcPr>
          <w:p w14:paraId="188E0B2A" w14:textId="77777777" w:rsidR="004F08FF" w:rsidRDefault="004F08FF" w:rsidP="004F08FF">
            <w:pPr>
              <w:pStyle w:val="Header"/>
              <w:tabs>
                <w:tab w:val="clear" w:pos="4153"/>
                <w:tab w:val="clear" w:pos="8306"/>
              </w:tabs>
              <w:rPr>
                <w:rFonts w:ascii="Arial Narrow" w:hAnsi="Arial Narrow" w:cs="Arial"/>
                <w:sz w:val="20"/>
                <w:szCs w:val="20"/>
              </w:rPr>
            </w:pPr>
          </w:p>
        </w:tc>
      </w:tr>
      <w:tr w:rsidR="004F08FF" w:rsidRPr="00C23D12" w14:paraId="068EDCEB" w14:textId="77777777">
        <w:trPr>
          <w:trHeight w:val="454"/>
        </w:trPr>
        <w:tc>
          <w:tcPr>
            <w:tcW w:w="1440" w:type="dxa"/>
            <w:vAlign w:val="center"/>
          </w:tcPr>
          <w:p w14:paraId="210C3D12" w14:textId="1840F1BE" w:rsidR="004F08FF" w:rsidRDefault="00A862CA" w:rsidP="004F08FF">
            <w:pPr>
              <w:pStyle w:val="Header"/>
              <w:tabs>
                <w:tab w:val="clear" w:pos="4153"/>
                <w:tab w:val="clear" w:pos="8306"/>
              </w:tabs>
              <w:rPr>
                <w:rFonts w:ascii="Arial Narrow" w:hAnsi="Arial Narrow" w:cs="Arial"/>
                <w:sz w:val="20"/>
                <w:szCs w:val="20"/>
              </w:rPr>
            </w:pPr>
            <w:r>
              <w:rPr>
                <w:rFonts w:ascii="Arial Narrow" w:hAnsi="Arial Narrow" w:cs="Arial"/>
                <w:sz w:val="20"/>
                <w:szCs w:val="20"/>
              </w:rPr>
              <w:t>Modified</w:t>
            </w:r>
          </w:p>
        </w:tc>
        <w:tc>
          <w:tcPr>
            <w:tcW w:w="900" w:type="dxa"/>
            <w:vAlign w:val="center"/>
          </w:tcPr>
          <w:p w14:paraId="6D8F960E" w14:textId="0E86B5FB" w:rsidR="004F08FF" w:rsidRDefault="00A862CA" w:rsidP="004F08FF">
            <w:pPr>
              <w:pStyle w:val="Header"/>
              <w:tabs>
                <w:tab w:val="clear" w:pos="4153"/>
                <w:tab w:val="clear" w:pos="8306"/>
              </w:tabs>
              <w:rPr>
                <w:rFonts w:ascii="Arial Narrow" w:hAnsi="Arial Narrow" w:cs="Arial"/>
                <w:sz w:val="20"/>
                <w:szCs w:val="20"/>
              </w:rPr>
            </w:pPr>
            <w:r>
              <w:rPr>
                <w:rFonts w:ascii="Arial Narrow" w:hAnsi="Arial Narrow" w:cs="Arial"/>
                <w:sz w:val="20"/>
                <w:szCs w:val="20"/>
              </w:rPr>
              <w:t>29/6/15</w:t>
            </w:r>
          </w:p>
        </w:tc>
        <w:tc>
          <w:tcPr>
            <w:tcW w:w="3060" w:type="dxa"/>
            <w:vAlign w:val="center"/>
          </w:tcPr>
          <w:p w14:paraId="387C91F8" w14:textId="61001B40" w:rsidR="004F08FF" w:rsidRDefault="00A862CA" w:rsidP="004F08FF">
            <w:pPr>
              <w:pStyle w:val="Header"/>
              <w:tabs>
                <w:tab w:val="clear" w:pos="4153"/>
                <w:tab w:val="clear" w:pos="8306"/>
              </w:tabs>
              <w:rPr>
                <w:rFonts w:ascii="Arial Narrow" w:hAnsi="Arial Narrow" w:cs="Arial"/>
                <w:sz w:val="20"/>
                <w:szCs w:val="20"/>
              </w:rPr>
            </w:pPr>
            <w:r>
              <w:rPr>
                <w:rFonts w:ascii="Arial Narrow" w:hAnsi="Arial Narrow" w:cs="Arial"/>
                <w:sz w:val="20"/>
                <w:szCs w:val="20"/>
              </w:rPr>
              <w:t>Minor changes and added Import Logic</w:t>
            </w:r>
          </w:p>
        </w:tc>
        <w:tc>
          <w:tcPr>
            <w:tcW w:w="1080" w:type="dxa"/>
            <w:vAlign w:val="center"/>
          </w:tcPr>
          <w:p w14:paraId="1DF8ACBD" w14:textId="5C224183" w:rsidR="004F08FF" w:rsidRDefault="00A862CA" w:rsidP="004F08FF">
            <w:pPr>
              <w:pStyle w:val="Header"/>
              <w:tabs>
                <w:tab w:val="clear" w:pos="4153"/>
                <w:tab w:val="clear" w:pos="8306"/>
              </w:tabs>
              <w:rPr>
                <w:rFonts w:ascii="Arial Narrow" w:hAnsi="Arial Narrow" w:cs="Arial"/>
                <w:sz w:val="20"/>
                <w:szCs w:val="20"/>
              </w:rPr>
            </w:pPr>
            <w:r>
              <w:rPr>
                <w:rFonts w:ascii="Arial Narrow" w:hAnsi="Arial Narrow" w:cs="Arial"/>
                <w:sz w:val="20"/>
                <w:szCs w:val="20"/>
              </w:rPr>
              <w:t>1.4</w:t>
            </w:r>
          </w:p>
        </w:tc>
        <w:tc>
          <w:tcPr>
            <w:tcW w:w="1363" w:type="dxa"/>
            <w:shd w:val="clear" w:color="auto" w:fill="auto"/>
            <w:vAlign w:val="center"/>
          </w:tcPr>
          <w:p w14:paraId="680799BC" w14:textId="29382192" w:rsidR="004F08FF" w:rsidRDefault="00A862CA" w:rsidP="004F08FF">
            <w:pPr>
              <w:pStyle w:val="Header"/>
              <w:tabs>
                <w:tab w:val="clear" w:pos="4153"/>
                <w:tab w:val="clear" w:pos="8306"/>
              </w:tabs>
              <w:rPr>
                <w:rFonts w:ascii="Arial Narrow" w:hAnsi="Arial Narrow" w:cs="Arial"/>
                <w:sz w:val="20"/>
                <w:szCs w:val="20"/>
              </w:rPr>
            </w:pPr>
            <w:r>
              <w:rPr>
                <w:rFonts w:ascii="Arial Narrow" w:hAnsi="Arial Narrow" w:cs="Arial"/>
                <w:sz w:val="20"/>
                <w:szCs w:val="20"/>
              </w:rPr>
              <w:t>Neil Swallow</w:t>
            </w:r>
          </w:p>
        </w:tc>
        <w:tc>
          <w:tcPr>
            <w:tcW w:w="1517" w:type="dxa"/>
            <w:shd w:val="clear" w:color="auto" w:fill="auto"/>
            <w:vAlign w:val="center"/>
          </w:tcPr>
          <w:p w14:paraId="06A1C1A7" w14:textId="77777777" w:rsidR="004F08FF" w:rsidRDefault="004F08FF" w:rsidP="004F08FF">
            <w:pPr>
              <w:pStyle w:val="Header"/>
              <w:tabs>
                <w:tab w:val="clear" w:pos="4153"/>
                <w:tab w:val="clear" w:pos="8306"/>
              </w:tabs>
              <w:rPr>
                <w:rFonts w:ascii="Arial Narrow" w:hAnsi="Arial Narrow" w:cs="Arial"/>
                <w:sz w:val="20"/>
                <w:szCs w:val="20"/>
              </w:rPr>
            </w:pPr>
          </w:p>
        </w:tc>
      </w:tr>
      <w:tr w:rsidR="001A336A" w:rsidRPr="00C23D12" w14:paraId="4FD7D081" w14:textId="77777777">
        <w:trPr>
          <w:trHeight w:val="454"/>
        </w:trPr>
        <w:tc>
          <w:tcPr>
            <w:tcW w:w="1440" w:type="dxa"/>
            <w:vAlign w:val="center"/>
          </w:tcPr>
          <w:p w14:paraId="34F7E078" w14:textId="2566BF61" w:rsidR="001A336A" w:rsidRDefault="001A336A" w:rsidP="004F08FF">
            <w:pPr>
              <w:pStyle w:val="Header"/>
              <w:tabs>
                <w:tab w:val="clear" w:pos="4153"/>
                <w:tab w:val="clear" w:pos="8306"/>
              </w:tabs>
              <w:rPr>
                <w:rFonts w:ascii="Arial Narrow" w:hAnsi="Arial Narrow" w:cs="Arial"/>
                <w:sz w:val="20"/>
                <w:szCs w:val="20"/>
              </w:rPr>
            </w:pPr>
            <w:r>
              <w:rPr>
                <w:rFonts w:ascii="Arial Narrow" w:hAnsi="Arial Narrow" w:cs="Arial"/>
                <w:sz w:val="20"/>
                <w:szCs w:val="20"/>
              </w:rPr>
              <w:t>Modified</w:t>
            </w:r>
          </w:p>
        </w:tc>
        <w:tc>
          <w:tcPr>
            <w:tcW w:w="900" w:type="dxa"/>
            <w:vAlign w:val="center"/>
          </w:tcPr>
          <w:p w14:paraId="246B3CDA" w14:textId="71C8AFE5" w:rsidR="001A336A" w:rsidRDefault="001A336A" w:rsidP="004F08FF">
            <w:pPr>
              <w:pStyle w:val="Header"/>
              <w:tabs>
                <w:tab w:val="clear" w:pos="4153"/>
                <w:tab w:val="clear" w:pos="8306"/>
              </w:tabs>
              <w:rPr>
                <w:rFonts w:ascii="Arial Narrow" w:hAnsi="Arial Narrow" w:cs="Arial"/>
                <w:sz w:val="20"/>
                <w:szCs w:val="20"/>
              </w:rPr>
            </w:pPr>
            <w:r>
              <w:rPr>
                <w:rFonts w:ascii="Arial Narrow" w:hAnsi="Arial Narrow" w:cs="Arial"/>
                <w:sz w:val="20"/>
                <w:szCs w:val="20"/>
              </w:rPr>
              <w:t>3/7/15</w:t>
            </w:r>
          </w:p>
        </w:tc>
        <w:tc>
          <w:tcPr>
            <w:tcW w:w="3060" w:type="dxa"/>
            <w:vAlign w:val="center"/>
          </w:tcPr>
          <w:p w14:paraId="410A4831" w14:textId="7824034D" w:rsidR="001A336A" w:rsidRDefault="001D2C03" w:rsidP="004F08FF">
            <w:pPr>
              <w:pStyle w:val="Header"/>
              <w:tabs>
                <w:tab w:val="clear" w:pos="4153"/>
                <w:tab w:val="clear" w:pos="8306"/>
              </w:tabs>
              <w:rPr>
                <w:rFonts w:ascii="Arial Narrow" w:hAnsi="Arial Narrow" w:cs="Arial"/>
                <w:sz w:val="20"/>
                <w:szCs w:val="20"/>
              </w:rPr>
            </w:pPr>
            <w:r>
              <w:rPr>
                <w:rFonts w:ascii="Arial Narrow" w:hAnsi="Arial Narrow" w:cs="Arial"/>
                <w:sz w:val="20"/>
                <w:szCs w:val="20"/>
              </w:rPr>
              <w:t>Changes to import Logic</w:t>
            </w:r>
          </w:p>
        </w:tc>
        <w:tc>
          <w:tcPr>
            <w:tcW w:w="1080" w:type="dxa"/>
            <w:vAlign w:val="center"/>
          </w:tcPr>
          <w:p w14:paraId="42806734" w14:textId="3B10E538" w:rsidR="001A336A" w:rsidRDefault="001A336A" w:rsidP="004F08FF">
            <w:pPr>
              <w:pStyle w:val="Header"/>
              <w:tabs>
                <w:tab w:val="clear" w:pos="4153"/>
                <w:tab w:val="clear" w:pos="8306"/>
              </w:tabs>
              <w:rPr>
                <w:rFonts w:ascii="Arial Narrow" w:hAnsi="Arial Narrow" w:cs="Arial"/>
                <w:sz w:val="20"/>
                <w:szCs w:val="20"/>
              </w:rPr>
            </w:pPr>
            <w:r>
              <w:rPr>
                <w:rFonts w:ascii="Arial Narrow" w:hAnsi="Arial Narrow" w:cs="Arial"/>
                <w:sz w:val="20"/>
                <w:szCs w:val="20"/>
              </w:rPr>
              <w:t>1.5</w:t>
            </w:r>
          </w:p>
        </w:tc>
        <w:tc>
          <w:tcPr>
            <w:tcW w:w="1363" w:type="dxa"/>
            <w:shd w:val="clear" w:color="auto" w:fill="auto"/>
            <w:vAlign w:val="center"/>
          </w:tcPr>
          <w:p w14:paraId="530402D7" w14:textId="12366718" w:rsidR="001A336A" w:rsidRDefault="001A336A" w:rsidP="004F08FF">
            <w:pPr>
              <w:pStyle w:val="Header"/>
              <w:tabs>
                <w:tab w:val="clear" w:pos="4153"/>
                <w:tab w:val="clear" w:pos="8306"/>
              </w:tabs>
              <w:rPr>
                <w:rFonts w:ascii="Arial Narrow" w:hAnsi="Arial Narrow" w:cs="Arial"/>
                <w:sz w:val="20"/>
                <w:szCs w:val="20"/>
              </w:rPr>
            </w:pPr>
            <w:r>
              <w:rPr>
                <w:rFonts w:ascii="Arial Narrow" w:hAnsi="Arial Narrow" w:cs="Arial"/>
                <w:sz w:val="20"/>
                <w:szCs w:val="20"/>
              </w:rPr>
              <w:t>Neil Swallow</w:t>
            </w:r>
          </w:p>
        </w:tc>
        <w:tc>
          <w:tcPr>
            <w:tcW w:w="1517" w:type="dxa"/>
            <w:shd w:val="clear" w:color="auto" w:fill="auto"/>
            <w:vAlign w:val="center"/>
          </w:tcPr>
          <w:p w14:paraId="5BEDE0D9" w14:textId="77777777" w:rsidR="001A336A" w:rsidRDefault="001A336A" w:rsidP="004F08FF">
            <w:pPr>
              <w:pStyle w:val="Header"/>
              <w:tabs>
                <w:tab w:val="clear" w:pos="4153"/>
                <w:tab w:val="clear" w:pos="8306"/>
              </w:tabs>
              <w:rPr>
                <w:rFonts w:ascii="Arial Narrow" w:hAnsi="Arial Narrow" w:cs="Arial"/>
                <w:sz w:val="20"/>
                <w:szCs w:val="20"/>
              </w:rPr>
            </w:pPr>
          </w:p>
        </w:tc>
      </w:tr>
      <w:tr w:rsidR="00B4726D" w:rsidRPr="00C23D12" w14:paraId="757B53F4" w14:textId="77777777">
        <w:trPr>
          <w:trHeight w:val="454"/>
          <w:ins w:id="0" w:author="Neil Swallow" w:date="2015-09-11T11:01:00Z"/>
        </w:trPr>
        <w:tc>
          <w:tcPr>
            <w:tcW w:w="1440" w:type="dxa"/>
            <w:vAlign w:val="center"/>
          </w:tcPr>
          <w:p w14:paraId="7F641128" w14:textId="1750BBD1" w:rsidR="00B4726D" w:rsidRDefault="00B4726D" w:rsidP="004F08FF">
            <w:pPr>
              <w:pStyle w:val="Header"/>
              <w:tabs>
                <w:tab w:val="clear" w:pos="4153"/>
                <w:tab w:val="clear" w:pos="8306"/>
              </w:tabs>
              <w:rPr>
                <w:ins w:id="1" w:author="Neil Swallow" w:date="2015-09-11T11:01:00Z"/>
                <w:rFonts w:ascii="Arial Narrow" w:hAnsi="Arial Narrow" w:cs="Arial"/>
                <w:sz w:val="20"/>
                <w:szCs w:val="20"/>
              </w:rPr>
            </w:pPr>
            <w:ins w:id="2" w:author="Neil Swallow" w:date="2015-09-11T11:01:00Z">
              <w:r>
                <w:rPr>
                  <w:rFonts w:ascii="Arial Narrow" w:hAnsi="Arial Narrow" w:cs="Arial"/>
                  <w:sz w:val="20"/>
                  <w:szCs w:val="20"/>
                </w:rPr>
                <w:t>Modified</w:t>
              </w:r>
            </w:ins>
          </w:p>
        </w:tc>
        <w:tc>
          <w:tcPr>
            <w:tcW w:w="900" w:type="dxa"/>
            <w:vAlign w:val="center"/>
          </w:tcPr>
          <w:p w14:paraId="3CF321B2" w14:textId="0F42044A" w:rsidR="00B4726D" w:rsidRDefault="00B4726D" w:rsidP="004F08FF">
            <w:pPr>
              <w:pStyle w:val="Header"/>
              <w:tabs>
                <w:tab w:val="clear" w:pos="4153"/>
                <w:tab w:val="clear" w:pos="8306"/>
              </w:tabs>
              <w:rPr>
                <w:ins w:id="3" w:author="Neil Swallow" w:date="2015-09-11T11:01:00Z"/>
                <w:rFonts w:ascii="Arial Narrow" w:hAnsi="Arial Narrow" w:cs="Arial"/>
                <w:sz w:val="20"/>
                <w:szCs w:val="20"/>
              </w:rPr>
            </w:pPr>
            <w:ins w:id="4" w:author="Neil Swallow" w:date="2015-09-11T11:01:00Z">
              <w:r>
                <w:rPr>
                  <w:rFonts w:ascii="Arial Narrow" w:hAnsi="Arial Narrow" w:cs="Arial"/>
                  <w:sz w:val="20"/>
                  <w:szCs w:val="20"/>
                </w:rPr>
                <w:t>11.9.15</w:t>
              </w:r>
            </w:ins>
          </w:p>
        </w:tc>
        <w:tc>
          <w:tcPr>
            <w:tcW w:w="3060" w:type="dxa"/>
            <w:vAlign w:val="center"/>
          </w:tcPr>
          <w:p w14:paraId="56606E5F" w14:textId="72AB49AC" w:rsidR="00B4726D" w:rsidRDefault="00B4726D" w:rsidP="004F08FF">
            <w:pPr>
              <w:pStyle w:val="Header"/>
              <w:tabs>
                <w:tab w:val="clear" w:pos="4153"/>
                <w:tab w:val="clear" w:pos="8306"/>
              </w:tabs>
              <w:rPr>
                <w:ins w:id="5" w:author="Neil Swallow" w:date="2015-09-11T11:01:00Z"/>
                <w:rFonts w:ascii="Arial Narrow" w:hAnsi="Arial Narrow" w:cs="Arial"/>
                <w:sz w:val="20"/>
                <w:szCs w:val="20"/>
              </w:rPr>
            </w:pPr>
            <w:ins w:id="6" w:author="Neil Swallow" w:date="2015-09-11T11:01:00Z">
              <w:r>
                <w:rPr>
                  <w:rFonts w:ascii="Arial Narrow" w:hAnsi="Arial Narrow" w:cs="Arial"/>
                  <w:sz w:val="20"/>
                  <w:szCs w:val="20"/>
                </w:rPr>
                <w:t>Reviewed Comments by Guna</w:t>
              </w:r>
            </w:ins>
          </w:p>
        </w:tc>
        <w:tc>
          <w:tcPr>
            <w:tcW w:w="1080" w:type="dxa"/>
            <w:vAlign w:val="center"/>
          </w:tcPr>
          <w:p w14:paraId="4C772201" w14:textId="30362D91" w:rsidR="00B4726D" w:rsidRDefault="00B4726D" w:rsidP="004F08FF">
            <w:pPr>
              <w:pStyle w:val="Header"/>
              <w:tabs>
                <w:tab w:val="clear" w:pos="4153"/>
                <w:tab w:val="clear" w:pos="8306"/>
              </w:tabs>
              <w:rPr>
                <w:ins w:id="7" w:author="Neil Swallow" w:date="2015-09-11T11:01:00Z"/>
                <w:rFonts w:ascii="Arial Narrow" w:hAnsi="Arial Narrow" w:cs="Arial"/>
                <w:sz w:val="20"/>
                <w:szCs w:val="20"/>
              </w:rPr>
            </w:pPr>
            <w:ins w:id="8" w:author="Neil Swallow" w:date="2015-09-11T11:01:00Z">
              <w:r>
                <w:rPr>
                  <w:rFonts w:ascii="Arial Narrow" w:hAnsi="Arial Narrow" w:cs="Arial"/>
                  <w:sz w:val="20"/>
                  <w:szCs w:val="20"/>
                </w:rPr>
                <w:t>1.6</w:t>
              </w:r>
            </w:ins>
          </w:p>
        </w:tc>
        <w:tc>
          <w:tcPr>
            <w:tcW w:w="1363" w:type="dxa"/>
            <w:shd w:val="clear" w:color="auto" w:fill="auto"/>
            <w:vAlign w:val="center"/>
          </w:tcPr>
          <w:p w14:paraId="116064FF" w14:textId="297EE4AD" w:rsidR="00B4726D" w:rsidRDefault="00B4726D" w:rsidP="004F08FF">
            <w:pPr>
              <w:pStyle w:val="Header"/>
              <w:tabs>
                <w:tab w:val="clear" w:pos="4153"/>
                <w:tab w:val="clear" w:pos="8306"/>
              </w:tabs>
              <w:rPr>
                <w:ins w:id="9" w:author="Neil Swallow" w:date="2015-09-11T11:01:00Z"/>
                <w:rFonts w:ascii="Arial Narrow" w:hAnsi="Arial Narrow" w:cs="Arial"/>
                <w:sz w:val="20"/>
                <w:szCs w:val="20"/>
              </w:rPr>
            </w:pPr>
            <w:ins w:id="10" w:author="Neil Swallow" w:date="2015-09-11T11:01:00Z">
              <w:r>
                <w:rPr>
                  <w:rFonts w:ascii="Arial Narrow" w:hAnsi="Arial Narrow" w:cs="Arial"/>
                  <w:sz w:val="20"/>
                  <w:szCs w:val="20"/>
                </w:rPr>
                <w:t>Neil Swallow</w:t>
              </w:r>
            </w:ins>
          </w:p>
        </w:tc>
        <w:tc>
          <w:tcPr>
            <w:tcW w:w="1517" w:type="dxa"/>
            <w:shd w:val="clear" w:color="auto" w:fill="auto"/>
            <w:vAlign w:val="center"/>
          </w:tcPr>
          <w:p w14:paraId="3A0F3BF1" w14:textId="77777777" w:rsidR="00B4726D" w:rsidRDefault="00B4726D" w:rsidP="004F08FF">
            <w:pPr>
              <w:pStyle w:val="Header"/>
              <w:tabs>
                <w:tab w:val="clear" w:pos="4153"/>
                <w:tab w:val="clear" w:pos="8306"/>
              </w:tabs>
              <w:rPr>
                <w:ins w:id="11" w:author="Neil Swallow" w:date="2015-09-11T11:01:00Z"/>
                <w:rFonts w:ascii="Arial Narrow" w:hAnsi="Arial Narrow" w:cs="Arial"/>
                <w:sz w:val="20"/>
                <w:szCs w:val="20"/>
              </w:rPr>
            </w:pPr>
          </w:p>
        </w:tc>
      </w:tr>
      <w:tr w:rsidR="007762DB" w:rsidRPr="00C23D12" w14:paraId="4E954ABB" w14:textId="77777777">
        <w:trPr>
          <w:trHeight w:val="454"/>
          <w:ins w:id="12" w:author="Neil Swallow" w:date="2015-09-11T14:59:00Z"/>
        </w:trPr>
        <w:tc>
          <w:tcPr>
            <w:tcW w:w="1440" w:type="dxa"/>
            <w:vAlign w:val="center"/>
          </w:tcPr>
          <w:p w14:paraId="3714072C" w14:textId="5060D6AD" w:rsidR="007762DB" w:rsidRDefault="007762DB" w:rsidP="004F08FF">
            <w:pPr>
              <w:pStyle w:val="Header"/>
              <w:tabs>
                <w:tab w:val="clear" w:pos="4153"/>
                <w:tab w:val="clear" w:pos="8306"/>
              </w:tabs>
              <w:rPr>
                <w:ins w:id="13" w:author="Neil Swallow" w:date="2015-09-11T14:59:00Z"/>
                <w:rFonts w:ascii="Arial Narrow" w:hAnsi="Arial Narrow" w:cs="Arial"/>
                <w:sz w:val="20"/>
                <w:szCs w:val="20"/>
              </w:rPr>
            </w:pPr>
            <w:ins w:id="14" w:author="Neil Swallow" w:date="2015-09-11T14:59:00Z">
              <w:r>
                <w:rPr>
                  <w:rFonts w:ascii="Arial Narrow" w:hAnsi="Arial Narrow" w:cs="Arial"/>
                  <w:sz w:val="20"/>
                  <w:szCs w:val="20"/>
                </w:rPr>
                <w:t>Modified</w:t>
              </w:r>
            </w:ins>
          </w:p>
        </w:tc>
        <w:tc>
          <w:tcPr>
            <w:tcW w:w="900" w:type="dxa"/>
            <w:vAlign w:val="center"/>
          </w:tcPr>
          <w:p w14:paraId="1663E48D" w14:textId="2E189685" w:rsidR="007762DB" w:rsidRDefault="007762DB" w:rsidP="004F08FF">
            <w:pPr>
              <w:pStyle w:val="Header"/>
              <w:tabs>
                <w:tab w:val="clear" w:pos="4153"/>
                <w:tab w:val="clear" w:pos="8306"/>
              </w:tabs>
              <w:rPr>
                <w:ins w:id="15" w:author="Neil Swallow" w:date="2015-09-11T14:59:00Z"/>
                <w:rFonts w:ascii="Arial Narrow" w:hAnsi="Arial Narrow" w:cs="Arial"/>
                <w:sz w:val="20"/>
                <w:szCs w:val="20"/>
              </w:rPr>
            </w:pPr>
            <w:ins w:id="16" w:author="Neil Swallow" w:date="2015-09-11T14:59:00Z">
              <w:r>
                <w:rPr>
                  <w:rFonts w:ascii="Arial Narrow" w:hAnsi="Arial Narrow" w:cs="Arial"/>
                  <w:sz w:val="20"/>
                  <w:szCs w:val="20"/>
                </w:rPr>
                <w:t>11.9.15</w:t>
              </w:r>
            </w:ins>
          </w:p>
        </w:tc>
        <w:tc>
          <w:tcPr>
            <w:tcW w:w="3060" w:type="dxa"/>
            <w:vAlign w:val="center"/>
          </w:tcPr>
          <w:p w14:paraId="1143A63B" w14:textId="15D11D0B" w:rsidR="007762DB" w:rsidRDefault="007762DB" w:rsidP="004F08FF">
            <w:pPr>
              <w:pStyle w:val="Header"/>
              <w:tabs>
                <w:tab w:val="clear" w:pos="4153"/>
                <w:tab w:val="clear" w:pos="8306"/>
              </w:tabs>
              <w:rPr>
                <w:ins w:id="17" w:author="Neil Swallow" w:date="2015-09-11T14:59:00Z"/>
                <w:rFonts w:ascii="Arial Narrow" w:hAnsi="Arial Narrow" w:cs="Arial"/>
                <w:sz w:val="20"/>
                <w:szCs w:val="20"/>
              </w:rPr>
            </w:pPr>
            <w:ins w:id="18" w:author="Neil Swallow" w:date="2015-09-11T14:59:00Z">
              <w:r>
                <w:rPr>
                  <w:rFonts w:ascii="Arial Narrow" w:hAnsi="Arial Narrow" w:cs="Arial"/>
                  <w:sz w:val="20"/>
                  <w:szCs w:val="20"/>
                </w:rPr>
                <w:t>Added Angle Set Option LUT and minor changes</w:t>
              </w:r>
            </w:ins>
          </w:p>
        </w:tc>
        <w:tc>
          <w:tcPr>
            <w:tcW w:w="1080" w:type="dxa"/>
            <w:vAlign w:val="center"/>
          </w:tcPr>
          <w:p w14:paraId="6B4CD0F7" w14:textId="1253E34D" w:rsidR="007762DB" w:rsidRDefault="007762DB" w:rsidP="004F08FF">
            <w:pPr>
              <w:pStyle w:val="Header"/>
              <w:tabs>
                <w:tab w:val="clear" w:pos="4153"/>
                <w:tab w:val="clear" w:pos="8306"/>
              </w:tabs>
              <w:rPr>
                <w:ins w:id="19" w:author="Neil Swallow" w:date="2015-09-11T14:59:00Z"/>
                <w:rFonts w:ascii="Arial Narrow" w:hAnsi="Arial Narrow" w:cs="Arial"/>
                <w:sz w:val="20"/>
                <w:szCs w:val="20"/>
              </w:rPr>
            </w:pPr>
            <w:ins w:id="20" w:author="Neil Swallow" w:date="2015-09-11T14:59:00Z">
              <w:r>
                <w:rPr>
                  <w:rFonts w:ascii="Arial Narrow" w:hAnsi="Arial Narrow" w:cs="Arial"/>
                  <w:sz w:val="20"/>
                  <w:szCs w:val="20"/>
                </w:rPr>
                <w:t>1.7</w:t>
              </w:r>
            </w:ins>
          </w:p>
        </w:tc>
        <w:tc>
          <w:tcPr>
            <w:tcW w:w="1363" w:type="dxa"/>
            <w:shd w:val="clear" w:color="auto" w:fill="auto"/>
            <w:vAlign w:val="center"/>
          </w:tcPr>
          <w:p w14:paraId="7CF98206" w14:textId="3743BA93" w:rsidR="007762DB" w:rsidRDefault="007762DB" w:rsidP="004F08FF">
            <w:pPr>
              <w:pStyle w:val="Header"/>
              <w:tabs>
                <w:tab w:val="clear" w:pos="4153"/>
                <w:tab w:val="clear" w:pos="8306"/>
              </w:tabs>
              <w:rPr>
                <w:ins w:id="21" w:author="Neil Swallow" w:date="2015-09-11T14:59:00Z"/>
                <w:rFonts w:ascii="Arial Narrow" w:hAnsi="Arial Narrow" w:cs="Arial"/>
                <w:sz w:val="20"/>
                <w:szCs w:val="20"/>
              </w:rPr>
            </w:pPr>
            <w:ins w:id="22" w:author="Neil Swallow" w:date="2015-09-11T14:59:00Z">
              <w:r>
                <w:rPr>
                  <w:rFonts w:ascii="Arial Narrow" w:hAnsi="Arial Narrow" w:cs="Arial"/>
                  <w:sz w:val="20"/>
                  <w:szCs w:val="20"/>
                </w:rPr>
                <w:t>Neil Swallow</w:t>
              </w:r>
            </w:ins>
          </w:p>
        </w:tc>
        <w:tc>
          <w:tcPr>
            <w:tcW w:w="1517" w:type="dxa"/>
            <w:shd w:val="clear" w:color="auto" w:fill="auto"/>
            <w:vAlign w:val="center"/>
          </w:tcPr>
          <w:p w14:paraId="1C6FC3D9" w14:textId="77777777" w:rsidR="007762DB" w:rsidRDefault="007762DB" w:rsidP="004F08FF">
            <w:pPr>
              <w:pStyle w:val="Header"/>
              <w:tabs>
                <w:tab w:val="clear" w:pos="4153"/>
                <w:tab w:val="clear" w:pos="8306"/>
              </w:tabs>
              <w:rPr>
                <w:ins w:id="23" w:author="Neil Swallow" w:date="2015-09-18T10:20:00Z"/>
                <w:rFonts w:ascii="Arial Narrow" w:hAnsi="Arial Narrow" w:cs="Arial"/>
                <w:sz w:val="20"/>
                <w:szCs w:val="20"/>
              </w:rPr>
            </w:pPr>
          </w:p>
          <w:p w14:paraId="0AFE0869" w14:textId="77777777" w:rsidR="00DA62BC" w:rsidRDefault="00DA62BC" w:rsidP="004F08FF">
            <w:pPr>
              <w:pStyle w:val="Header"/>
              <w:tabs>
                <w:tab w:val="clear" w:pos="4153"/>
                <w:tab w:val="clear" w:pos="8306"/>
              </w:tabs>
              <w:rPr>
                <w:ins w:id="24" w:author="Neil Swallow" w:date="2015-09-11T14:59:00Z"/>
                <w:rFonts w:ascii="Arial Narrow" w:hAnsi="Arial Narrow" w:cs="Arial"/>
                <w:sz w:val="20"/>
                <w:szCs w:val="20"/>
              </w:rPr>
            </w:pPr>
          </w:p>
        </w:tc>
      </w:tr>
      <w:tr w:rsidR="00DA62BC" w:rsidRPr="00C23D12" w14:paraId="1FE5DDF3" w14:textId="77777777">
        <w:trPr>
          <w:trHeight w:val="454"/>
          <w:ins w:id="25" w:author="Neil Swallow" w:date="2015-09-18T10:21:00Z"/>
        </w:trPr>
        <w:tc>
          <w:tcPr>
            <w:tcW w:w="1440" w:type="dxa"/>
            <w:vAlign w:val="center"/>
          </w:tcPr>
          <w:p w14:paraId="6827F3A6" w14:textId="508066E7" w:rsidR="00DA62BC" w:rsidRDefault="00DA62BC" w:rsidP="004F08FF">
            <w:pPr>
              <w:pStyle w:val="Header"/>
              <w:tabs>
                <w:tab w:val="clear" w:pos="4153"/>
                <w:tab w:val="clear" w:pos="8306"/>
              </w:tabs>
              <w:rPr>
                <w:ins w:id="26" w:author="Neil Swallow" w:date="2015-09-18T10:21:00Z"/>
                <w:rFonts w:ascii="Arial Narrow" w:hAnsi="Arial Narrow" w:cs="Arial"/>
                <w:sz w:val="20"/>
                <w:szCs w:val="20"/>
              </w:rPr>
            </w:pPr>
            <w:ins w:id="27" w:author="Neil Swallow" w:date="2015-09-18T10:21:00Z">
              <w:r>
                <w:rPr>
                  <w:rFonts w:ascii="Arial Narrow" w:hAnsi="Arial Narrow" w:cs="Arial"/>
                  <w:sz w:val="20"/>
                  <w:szCs w:val="20"/>
                </w:rPr>
                <w:t>Modified</w:t>
              </w:r>
            </w:ins>
          </w:p>
        </w:tc>
        <w:tc>
          <w:tcPr>
            <w:tcW w:w="900" w:type="dxa"/>
            <w:vAlign w:val="center"/>
          </w:tcPr>
          <w:p w14:paraId="5FBB196B" w14:textId="68F88B86" w:rsidR="00DA62BC" w:rsidRDefault="00DA62BC" w:rsidP="004F08FF">
            <w:pPr>
              <w:pStyle w:val="Header"/>
              <w:tabs>
                <w:tab w:val="clear" w:pos="4153"/>
                <w:tab w:val="clear" w:pos="8306"/>
              </w:tabs>
              <w:rPr>
                <w:ins w:id="28" w:author="Neil Swallow" w:date="2015-09-18T10:21:00Z"/>
                <w:rFonts w:ascii="Arial Narrow" w:hAnsi="Arial Narrow" w:cs="Arial"/>
                <w:sz w:val="20"/>
                <w:szCs w:val="20"/>
              </w:rPr>
            </w:pPr>
            <w:ins w:id="29" w:author="Neil Swallow" w:date="2015-09-18T10:22:00Z">
              <w:r>
                <w:rPr>
                  <w:rFonts w:ascii="Arial Narrow" w:hAnsi="Arial Narrow" w:cs="Arial"/>
                  <w:sz w:val="20"/>
                  <w:szCs w:val="20"/>
                </w:rPr>
                <w:t>18.9.15</w:t>
              </w:r>
            </w:ins>
          </w:p>
        </w:tc>
        <w:tc>
          <w:tcPr>
            <w:tcW w:w="3060" w:type="dxa"/>
            <w:vAlign w:val="center"/>
          </w:tcPr>
          <w:p w14:paraId="27CB1037" w14:textId="220D8B31" w:rsidR="00DA62BC" w:rsidRDefault="00DA62BC" w:rsidP="004F08FF">
            <w:pPr>
              <w:pStyle w:val="Header"/>
              <w:tabs>
                <w:tab w:val="clear" w:pos="4153"/>
                <w:tab w:val="clear" w:pos="8306"/>
              </w:tabs>
              <w:rPr>
                <w:ins w:id="30" w:author="Neil Swallow" w:date="2015-09-18T10:21:00Z"/>
                <w:rFonts w:ascii="Arial Narrow" w:hAnsi="Arial Narrow" w:cs="Arial"/>
                <w:sz w:val="20"/>
                <w:szCs w:val="20"/>
              </w:rPr>
            </w:pPr>
            <w:ins w:id="31" w:author="Neil Swallow" w:date="2015-09-18T10:22:00Z">
              <w:r>
                <w:rPr>
                  <w:rFonts w:ascii="Arial Narrow" w:hAnsi="Arial Narrow" w:cs="Arial"/>
                  <w:sz w:val="20"/>
                  <w:szCs w:val="20"/>
                </w:rPr>
                <w:t>Added Draft excel import colums</w:t>
              </w:r>
            </w:ins>
          </w:p>
        </w:tc>
        <w:tc>
          <w:tcPr>
            <w:tcW w:w="1080" w:type="dxa"/>
            <w:vAlign w:val="center"/>
          </w:tcPr>
          <w:p w14:paraId="3439C880" w14:textId="7CA1A5C6" w:rsidR="00DA62BC" w:rsidRDefault="00DA62BC" w:rsidP="004F08FF">
            <w:pPr>
              <w:pStyle w:val="Header"/>
              <w:tabs>
                <w:tab w:val="clear" w:pos="4153"/>
                <w:tab w:val="clear" w:pos="8306"/>
              </w:tabs>
              <w:rPr>
                <w:ins w:id="32" w:author="Neil Swallow" w:date="2015-09-18T10:21:00Z"/>
                <w:rFonts w:ascii="Arial Narrow" w:hAnsi="Arial Narrow" w:cs="Arial"/>
                <w:sz w:val="20"/>
                <w:szCs w:val="20"/>
              </w:rPr>
            </w:pPr>
            <w:ins w:id="33" w:author="Neil Swallow" w:date="2015-09-18T10:22:00Z">
              <w:r>
                <w:rPr>
                  <w:rFonts w:ascii="Arial Narrow" w:hAnsi="Arial Narrow" w:cs="Arial"/>
                  <w:sz w:val="20"/>
                  <w:szCs w:val="20"/>
                </w:rPr>
                <w:t>1.8</w:t>
              </w:r>
            </w:ins>
          </w:p>
        </w:tc>
        <w:tc>
          <w:tcPr>
            <w:tcW w:w="1363" w:type="dxa"/>
            <w:shd w:val="clear" w:color="auto" w:fill="auto"/>
            <w:vAlign w:val="center"/>
          </w:tcPr>
          <w:p w14:paraId="27CDAB05" w14:textId="60618800" w:rsidR="00DA62BC" w:rsidRDefault="00DA62BC" w:rsidP="004F08FF">
            <w:pPr>
              <w:pStyle w:val="Header"/>
              <w:tabs>
                <w:tab w:val="clear" w:pos="4153"/>
                <w:tab w:val="clear" w:pos="8306"/>
              </w:tabs>
              <w:rPr>
                <w:ins w:id="34" w:author="Neil Swallow" w:date="2015-09-18T10:21:00Z"/>
                <w:rFonts w:ascii="Arial Narrow" w:hAnsi="Arial Narrow" w:cs="Arial"/>
                <w:sz w:val="20"/>
                <w:szCs w:val="20"/>
              </w:rPr>
            </w:pPr>
            <w:ins w:id="35" w:author="Neil Swallow" w:date="2015-09-18T10:22:00Z">
              <w:r>
                <w:rPr>
                  <w:rFonts w:ascii="Arial Narrow" w:hAnsi="Arial Narrow" w:cs="Arial"/>
                  <w:sz w:val="20"/>
                  <w:szCs w:val="20"/>
                </w:rPr>
                <w:t>Neil Swallow</w:t>
              </w:r>
            </w:ins>
          </w:p>
        </w:tc>
        <w:tc>
          <w:tcPr>
            <w:tcW w:w="1517" w:type="dxa"/>
            <w:shd w:val="clear" w:color="auto" w:fill="auto"/>
            <w:vAlign w:val="center"/>
          </w:tcPr>
          <w:p w14:paraId="1826B476" w14:textId="77777777" w:rsidR="00DA62BC" w:rsidRDefault="00DA62BC" w:rsidP="004F08FF">
            <w:pPr>
              <w:pStyle w:val="Header"/>
              <w:tabs>
                <w:tab w:val="clear" w:pos="4153"/>
                <w:tab w:val="clear" w:pos="8306"/>
              </w:tabs>
              <w:rPr>
                <w:ins w:id="36" w:author="Neil Swallow" w:date="2015-09-18T10:21:00Z"/>
                <w:rFonts w:ascii="Arial Narrow" w:hAnsi="Arial Narrow" w:cs="Arial"/>
                <w:sz w:val="20"/>
                <w:szCs w:val="20"/>
              </w:rPr>
            </w:pPr>
          </w:p>
        </w:tc>
      </w:tr>
      <w:tr w:rsidR="009C1807" w:rsidRPr="00C23D12" w14:paraId="080D53DC" w14:textId="77777777">
        <w:trPr>
          <w:trHeight w:val="454"/>
          <w:ins w:id="37" w:author="Neil Swallow" w:date="2015-10-02T17:15:00Z"/>
        </w:trPr>
        <w:tc>
          <w:tcPr>
            <w:tcW w:w="1440" w:type="dxa"/>
            <w:vAlign w:val="center"/>
          </w:tcPr>
          <w:p w14:paraId="139C35B3" w14:textId="0FC86E62" w:rsidR="009C1807" w:rsidRDefault="009C1807" w:rsidP="004F08FF">
            <w:pPr>
              <w:pStyle w:val="Header"/>
              <w:tabs>
                <w:tab w:val="clear" w:pos="4153"/>
                <w:tab w:val="clear" w:pos="8306"/>
              </w:tabs>
              <w:rPr>
                <w:ins w:id="38" w:author="Neil Swallow" w:date="2015-10-02T17:15:00Z"/>
                <w:rFonts w:ascii="Arial Narrow" w:hAnsi="Arial Narrow" w:cs="Arial"/>
                <w:sz w:val="20"/>
                <w:szCs w:val="20"/>
              </w:rPr>
            </w:pPr>
            <w:ins w:id="39" w:author="Neil Swallow" w:date="2015-10-02T17:15:00Z">
              <w:r>
                <w:rPr>
                  <w:rFonts w:ascii="Arial Narrow" w:hAnsi="Arial Narrow" w:cs="Arial"/>
                  <w:sz w:val="20"/>
                  <w:szCs w:val="20"/>
                </w:rPr>
                <w:t>Modified</w:t>
              </w:r>
            </w:ins>
          </w:p>
        </w:tc>
        <w:tc>
          <w:tcPr>
            <w:tcW w:w="900" w:type="dxa"/>
            <w:vAlign w:val="center"/>
          </w:tcPr>
          <w:p w14:paraId="6AC4C361" w14:textId="7FEF19A4" w:rsidR="009C1807" w:rsidRDefault="009C1807" w:rsidP="004F08FF">
            <w:pPr>
              <w:pStyle w:val="Header"/>
              <w:tabs>
                <w:tab w:val="clear" w:pos="4153"/>
                <w:tab w:val="clear" w:pos="8306"/>
              </w:tabs>
              <w:rPr>
                <w:ins w:id="40" w:author="Neil Swallow" w:date="2015-10-02T17:15:00Z"/>
                <w:rFonts w:ascii="Arial Narrow" w:hAnsi="Arial Narrow" w:cs="Arial"/>
                <w:sz w:val="20"/>
                <w:szCs w:val="20"/>
              </w:rPr>
            </w:pPr>
            <w:ins w:id="41" w:author="Neil Swallow" w:date="2015-10-02T17:15:00Z">
              <w:r>
                <w:rPr>
                  <w:rFonts w:ascii="Arial Narrow" w:hAnsi="Arial Narrow" w:cs="Arial"/>
                  <w:sz w:val="20"/>
                  <w:szCs w:val="20"/>
                </w:rPr>
                <w:t>2/10/15</w:t>
              </w:r>
            </w:ins>
          </w:p>
        </w:tc>
        <w:tc>
          <w:tcPr>
            <w:tcW w:w="3060" w:type="dxa"/>
            <w:vAlign w:val="center"/>
          </w:tcPr>
          <w:p w14:paraId="198858A7" w14:textId="5AEC5371" w:rsidR="009C1807" w:rsidRDefault="009C1807" w:rsidP="004F08FF">
            <w:pPr>
              <w:pStyle w:val="Header"/>
              <w:tabs>
                <w:tab w:val="clear" w:pos="4153"/>
                <w:tab w:val="clear" w:pos="8306"/>
              </w:tabs>
              <w:rPr>
                <w:ins w:id="42" w:author="Neil Swallow" w:date="2015-10-02T17:15:00Z"/>
                <w:rFonts w:ascii="Arial Narrow" w:hAnsi="Arial Narrow" w:cs="Arial"/>
                <w:sz w:val="20"/>
                <w:szCs w:val="20"/>
              </w:rPr>
            </w:pPr>
            <w:ins w:id="43" w:author="Neil Swallow" w:date="2015-10-02T17:16:00Z">
              <w:r>
                <w:rPr>
                  <w:rFonts w:ascii="Arial Narrow" w:hAnsi="Arial Narrow" w:cs="Arial"/>
                  <w:sz w:val="20"/>
                  <w:szCs w:val="20"/>
                </w:rPr>
                <w:t>Modified Inputs to reflect new client feed</w:t>
              </w:r>
            </w:ins>
          </w:p>
        </w:tc>
        <w:tc>
          <w:tcPr>
            <w:tcW w:w="1080" w:type="dxa"/>
            <w:vAlign w:val="center"/>
          </w:tcPr>
          <w:p w14:paraId="1EBDAE40" w14:textId="2DE35E58" w:rsidR="009C1807" w:rsidRDefault="009C1807" w:rsidP="004F08FF">
            <w:pPr>
              <w:pStyle w:val="Header"/>
              <w:tabs>
                <w:tab w:val="clear" w:pos="4153"/>
                <w:tab w:val="clear" w:pos="8306"/>
              </w:tabs>
              <w:rPr>
                <w:ins w:id="44" w:author="Neil Swallow" w:date="2015-10-02T17:15:00Z"/>
                <w:rFonts w:ascii="Arial Narrow" w:hAnsi="Arial Narrow" w:cs="Arial"/>
                <w:sz w:val="20"/>
                <w:szCs w:val="20"/>
              </w:rPr>
            </w:pPr>
            <w:ins w:id="45" w:author="Neil Swallow" w:date="2015-10-02T17:16:00Z">
              <w:r>
                <w:rPr>
                  <w:rFonts w:ascii="Arial Narrow" w:hAnsi="Arial Narrow" w:cs="Arial"/>
                  <w:sz w:val="20"/>
                  <w:szCs w:val="20"/>
                </w:rPr>
                <w:t>1.9</w:t>
              </w:r>
            </w:ins>
          </w:p>
        </w:tc>
        <w:tc>
          <w:tcPr>
            <w:tcW w:w="1363" w:type="dxa"/>
            <w:shd w:val="clear" w:color="auto" w:fill="auto"/>
            <w:vAlign w:val="center"/>
          </w:tcPr>
          <w:p w14:paraId="6DD28DD6" w14:textId="0A03A6AB" w:rsidR="009C1807" w:rsidRDefault="009C1807" w:rsidP="004F08FF">
            <w:pPr>
              <w:pStyle w:val="Header"/>
              <w:tabs>
                <w:tab w:val="clear" w:pos="4153"/>
                <w:tab w:val="clear" w:pos="8306"/>
              </w:tabs>
              <w:rPr>
                <w:ins w:id="46" w:author="Neil Swallow" w:date="2015-10-02T17:15:00Z"/>
                <w:rFonts w:ascii="Arial Narrow" w:hAnsi="Arial Narrow" w:cs="Arial"/>
                <w:sz w:val="20"/>
                <w:szCs w:val="20"/>
              </w:rPr>
            </w:pPr>
            <w:ins w:id="47" w:author="Neil Swallow" w:date="2015-10-02T17:16:00Z">
              <w:r>
                <w:rPr>
                  <w:rFonts w:ascii="Arial Narrow" w:hAnsi="Arial Narrow" w:cs="Arial"/>
                  <w:sz w:val="20"/>
                  <w:szCs w:val="20"/>
                </w:rPr>
                <w:t>Neil Swallow</w:t>
              </w:r>
            </w:ins>
          </w:p>
        </w:tc>
        <w:tc>
          <w:tcPr>
            <w:tcW w:w="1517" w:type="dxa"/>
            <w:shd w:val="clear" w:color="auto" w:fill="auto"/>
            <w:vAlign w:val="center"/>
          </w:tcPr>
          <w:p w14:paraId="41983A9C" w14:textId="77777777" w:rsidR="009C1807" w:rsidRDefault="009C1807" w:rsidP="004F08FF">
            <w:pPr>
              <w:pStyle w:val="Header"/>
              <w:tabs>
                <w:tab w:val="clear" w:pos="4153"/>
                <w:tab w:val="clear" w:pos="8306"/>
              </w:tabs>
              <w:rPr>
                <w:ins w:id="48" w:author="Neil Swallow" w:date="2015-10-02T17:15:00Z"/>
                <w:rFonts w:ascii="Arial Narrow" w:hAnsi="Arial Narrow" w:cs="Arial"/>
                <w:sz w:val="20"/>
                <w:szCs w:val="20"/>
              </w:rPr>
            </w:pPr>
          </w:p>
        </w:tc>
      </w:tr>
    </w:tbl>
    <w:p w14:paraId="31BDCE28" w14:textId="77777777" w:rsidR="004F08FF" w:rsidRPr="00C23D12" w:rsidRDefault="004F08FF" w:rsidP="004F08FF">
      <w:pPr>
        <w:pStyle w:val="Header"/>
        <w:tabs>
          <w:tab w:val="clear" w:pos="4153"/>
          <w:tab w:val="clear" w:pos="8306"/>
        </w:tabs>
        <w:jc w:val="both"/>
        <w:rPr>
          <w:rFonts w:ascii="Arial Narrow" w:hAnsi="Arial Narrow" w:cs="Arial"/>
          <w:sz w:val="20"/>
          <w:szCs w:val="20"/>
        </w:rPr>
      </w:pPr>
    </w:p>
    <w:p w14:paraId="599AA381" w14:textId="77777777" w:rsidR="004F08FF" w:rsidRPr="00C23D12" w:rsidRDefault="004F08FF" w:rsidP="004F08FF">
      <w:pPr>
        <w:pStyle w:val="Header"/>
        <w:tabs>
          <w:tab w:val="clear" w:pos="4153"/>
          <w:tab w:val="clear" w:pos="8306"/>
        </w:tabs>
        <w:jc w:val="both"/>
        <w:rPr>
          <w:rFonts w:ascii="Arial Narrow" w:hAnsi="Arial Narrow" w:cs="Arial"/>
          <w:b/>
          <w:bCs/>
          <w:sz w:val="20"/>
          <w:szCs w:val="20"/>
        </w:rPr>
      </w:pPr>
      <w:r w:rsidRPr="00C23D12">
        <w:rPr>
          <w:rFonts w:ascii="Arial Narrow" w:hAnsi="Arial Narrow" w:cs="Arial"/>
          <w:b/>
          <w:bCs/>
          <w:sz w:val="20"/>
          <w:szCs w:val="20"/>
        </w:rPr>
        <w:t xml:space="preserve">Useful References </w:t>
      </w:r>
      <w:r w:rsidRPr="002D520E">
        <w:rPr>
          <w:rFonts w:ascii="Arial Narrow" w:hAnsi="Arial Narrow" w:cs="Arial"/>
          <w:bCs/>
          <w:sz w:val="20"/>
          <w:szCs w:val="20"/>
        </w:rPr>
        <w:t>(if applicable)</w:t>
      </w:r>
    </w:p>
    <w:p w14:paraId="1C7F76F0" w14:textId="77777777" w:rsidR="004F08FF" w:rsidRPr="00C23D12" w:rsidRDefault="004F08FF" w:rsidP="004F08FF">
      <w:pPr>
        <w:pStyle w:val="Header"/>
        <w:tabs>
          <w:tab w:val="clear" w:pos="4153"/>
          <w:tab w:val="clear" w:pos="8306"/>
        </w:tabs>
        <w:jc w:val="both"/>
        <w:rPr>
          <w:rFonts w:ascii="Arial Narrow" w:hAnsi="Arial Narrow" w:cs="Arial"/>
          <w:sz w:val="20"/>
          <w:szCs w:val="20"/>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40"/>
        <w:gridCol w:w="4320"/>
      </w:tblGrid>
      <w:tr w:rsidR="004F08FF" w:rsidRPr="00C23D12" w14:paraId="260AE6C1" w14:textId="77777777">
        <w:trPr>
          <w:trHeight w:val="454"/>
        </w:trPr>
        <w:tc>
          <w:tcPr>
            <w:tcW w:w="5040" w:type="dxa"/>
            <w:shd w:val="clear" w:color="auto" w:fill="E0E0E0"/>
            <w:vAlign w:val="center"/>
          </w:tcPr>
          <w:p w14:paraId="61029E51" w14:textId="77777777" w:rsidR="004F08FF" w:rsidRPr="00C23D12" w:rsidRDefault="004F08FF" w:rsidP="004F08FF">
            <w:pPr>
              <w:pStyle w:val="Header"/>
              <w:tabs>
                <w:tab w:val="clear" w:pos="4153"/>
                <w:tab w:val="clear" w:pos="8306"/>
              </w:tabs>
              <w:jc w:val="both"/>
              <w:rPr>
                <w:rFonts w:ascii="Arial Narrow" w:hAnsi="Arial Narrow" w:cs="Arial"/>
                <w:b/>
                <w:bCs/>
                <w:sz w:val="20"/>
                <w:szCs w:val="20"/>
              </w:rPr>
            </w:pPr>
            <w:r w:rsidRPr="00C23D12">
              <w:rPr>
                <w:rFonts w:ascii="Arial Narrow" w:hAnsi="Arial Narrow" w:cs="Arial"/>
                <w:b/>
                <w:bCs/>
                <w:sz w:val="20"/>
                <w:szCs w:val="20"/>
              </w:rPr>
              <w:t>Reference</w:t>
            </w:r>
          </w:p>
        </w:tc>
        <w:tc>
          <w:tcPr>
            <w:tcW w:w="4320" w:type="dxa"/>
            <w:shd w:val="clear" w:color="auto" w:fill="E0E0E0"/>
            <w:vAlign w:val="center"/>
          </w:tcPr>
          <w:p w14:paraId="3C806E0E" w14:textId="77777777" w:rsidR="004F08FF" w:rsidRPr="00C23D12" w:rsidRDefault="004F08FF" w:rsidP="004F08FF">
            <w:pPr>
              <w:pStyle w:val="Header"/>
              <w:tabs>
                <w:tab w:val="clear" w:pos="4153"/>
                <w:tab w:val="clear" w:pos="8306"/>
              </w:tabs>
              <w:jc w:val="both"/>
              <w:rPr>
                <w:rFonts w:ascii="Arial Narrow" w:hAnsi="Arial Narrow" w:cs="Arial"/>
                <w:b/>
                <w:bCs/>
                <w:sz w:val="20"/>
                <w:szCs w:val="20"/>
              </w:rPr>
            </w:pPr>
            <w:r w:rsidRPr="00C23D12">
              <w:rPr>
                <w:rFonts w:ascii="Arial Narrow" w:hAnsi="Arial Narrow" w:cs="Arial"/>
                <w:b/>
                <w:bCs/>
                <w:sz w:val="20"/>
                <w:szCs w:val="20"/>
              </w:rPr>
              <w:t>Location</w:t>
            </w:r>
          </w:p>
        </w:tc>
      </w:tr>
      <w:tr w:rsidR="004F08FF" w:rsidRPr="00C23D12" w14:paraId="520EDA59" w14:textId="77777777">
        <w:trPr>
          <w:trHeight w:val="454"/>
        </w:trPr>
        <w:tc>
          <w:tcPr>
            <w:tcW w:w="5040" w:type="dxa"/>
            <w:vAlign w:val="center"/>
          </w:tcPr>
          <w:p w14:paraId="0B434186" w14:textId="0B95BFD7" w:rsidR="004F08FF" w:rsidRPr="00C23D12" w:rsidRDefault="009C1807" w:rsidP="004F08FF">
            <w:pPr>
              <w:pStyle w:val="Header"/>
              <w:tabs>
                <w:tab w:val="clear" w:pos="4153"/>
                <w:tab w:val="clear" w:pos="8306"/>
              </w:tabs>
              <w:jc w:val="both"/>
              <w:rPr>
                <w:rFonts w:ascii="Arial Narrow" w:hAnsi="Arial Narrow" w:cs="Arial"/>
                <w:sz w:val="20"/>
                <w:szCs w:val="20"/>
              </w:rPr>
            </w:pPr>
            <w:ins w:id="49" w:author="Neil Swallow" w:date="2015-10-02T17:16:00Z">
              <w:r w:rsidRPr="009C1807">
                <w:rPr>
                  <w:rFonts w:ascii="Arial Narrow" w:hAnsi="Arial Narrow" w:cs="Arial"/>
                  <w:sz w:val="20"/>
                  <w:szCs w:val="20"/>
                </w:rPr>
                <w:t>Automated Data Feed All Areas 290915</w:t>
              </w:r>
            </w:ins>
            <w:del w:id="50" w:author="Neil Swallow" w:date="2015-10-02T17:16:00Z">
              <w:r w:rsidR="00EB5E20" w:rsidRPr="00EB5E20" w:rsidDel="009C1807">
                <w:rPr>
                  <w:rFonts w:ascii="Arial Narrow" w:hAnsi="Arial Narrow" w:cs="Arial"/>
                  <w:sz w:val="20"/>
                  <w:szCs w:val="20"/>
                </w:rPr>
                <w:delText>Sofa Skinning Export</w:delText>
              </w:r>
            </w:del>
            <w:r w:rsidR="00EB5E20" w:rsidRPr="00EB5E20">
              <w:rPr>
                <w:rFonts w:ascii="Arial Narrow" w:hAnsi="Arial Narrow" w:cs="Arial"/>
                <w:sz w:val="20"/>
                <w:szCs w:val="20"/>
              </w:rPr>
              <w:t>.xlsx</w:t>
            </w:r>
          </w:p>
        </w:tc>
        <w:tc>
          <w:tcPr>
            <w:tcW w:w="4320" w:type="dxa"/>
            <w:vAlign w:val="center"/>
          </w:tcPr>
          <w:p w14:paraId="2E356921" w14:textId="77777777" w:rsidR="004F08FF" w:rsidRPr="00C23D12" w:rsidRDefault="00EB5E20" w:rsidP="004F08FF">
            <w:pPr>
              <w:pStyle w:val="Header"/>
              <w:tabs>
                <w:tab w:val="clear" w:pos="4153"/>
                <w:tab w:val="clear" w:pos="8306"/>
              </w:tabs>
              <w:jc w:val="both"/>
              <w:rPr>
                <w:rFonts w:ascii="Arial Narrow" w:hAnsi="Arial Narrow" w:cs="Arial"/>
                <w:sz w:val="20"/>
                <w:szCs w:val="20"/>
              </w:rPr>
            </w:pPr>
            <w:r>
              <w:rPr>
                <w:rFonts w:ascii="Arial Narrow" w:hAnsi="Arial Narrow" w:cs="Arial"/>
                <w:sz w:val="20"/>
                <w:szCs w:val="20"/>
              </w:rPr>
              <w:t>As above</w:t>
            </w:r>
          </w:p>
        </w:tc>
      </w:tr>
      <w:tr w:rsidR="004F08FF" w:rsidRPr="00C23D12" w14:paraId="2DEB92EA" w14:textId="77777777">
        <w:trPr>
          <w:trHeight w:val="454"/>
        </w:trPr>
        <w:tc>
          <w:tcPr>
            <w:tcW w:w="5040" w:type="dxa"/>
            <w:vAlign w:val="center"/>
          </w:tcPr>
          <w:p w14:paraId="1EDB6D7D" w14:textId="77777777" w:rsidR="004F08FF" w:rsidRPr="00C23D12" w:rsidRDefault="004F08FF" w:rsidP="004F08FF">
            <w:pPr>
              <w:pStyle w:val="Header"/>
              <w:tabs>
                <w:tab w:val="clear" w:pos="4153"/>
                <w:tab w:val="clear" w:pos="8306"/>
              </w:tabs>
              <w:jc w:val="both"/>
              <w:rPr>
                <w:rFonts w:ascii="Arial Narrow" w:hAnsi="Arial Narrow" w:cs="Arial"/>
                <w:sz w:val="20"/>
                <w:szCs w:val="20"/>
              </w:rPr>
            </w:pPr>
          </w:p>
        </w:tc>
        <w:tc>
          <w:tcPr>
            <w:tcW w:w="4320" w:type="dxa"/>
            <w:vAlign w:val="center"/>
          </w:tcPr>
          <w:p w14:paraId="63041020" w14:textId="77777777" w:rsidR="004F08FF" w:rsidRPr="00C23D12" w:rsidRDefault="004F08FF" w:rsidP="004F08FF">
            <w:pPr>
              <w:pStyle w:val="Header"/>
              <w:tabs>
                <w:tab w:val="clear" w:pos="4153"/>
                <w:tab w:val="clear" w:pos="8306"/>
              </w:tabs>
              <w:jc w:val="both"/>
              <w:rPr>
                <w:rFonts w:ascii="Arial Narrow" w:hAnsi="Arial Narrow" w:cs="Arial"/>
                <w:sz w:val="20"/>
                <w:szCs w:val="20"/>
              </w:rPr>
            </w:pPr>
          </w:p>
        </w:tc>
      </w:tr>
      <w:tr w:rsidR="004F08FF" w:rsidRPr="00C23D12" w14:paraId="24C79E9D" w14:textId="77777777">
        <w:trPr>
          <w:trHeight w:val="454"/>
        </w:trPr>
        <w:tc>
          <w:tcPr>
            <w:tcW w:w="5040" w:type="dxa"/>
            <w:vAlign w:val="center"/>
          </w:tcPr>
          <w:p w14:paraId="416FD514" w14:textId="77777777" w:rsidR="004F08FF" w:rsidRPr="00C23D12" w:rsidRDefault="004F08FF" w:rsidP="004F08FF">
            <w:pPr>
              <w:pStyle w:val="Header"/>
              <w:tabs>
                <w:tab w:val="clear" w:pos="4153"/>
                <w:tab w:val="clear" w:pos="8306"/>
              </w:tabs>
              <w:jc w:val="both"/>
              <w:rPr>
                <w:rFonts w:ascii="Arial Narrow" w:hAnsi="Arial Narrow" w:cs="Arial"/>
                <w:sz w:val="20"/>
                <w:szCs w:val="20"/>
              </w:rPr>
            </w:pPr>
          </w:p>
        </w:tc>
        <w:tc>
          <w:tcPr>
            <w:tcW w:w="4320" w:type="dxa"/>
            <w:vAlign w:val="center"/>
          </w:tcPr>
          <w:p w14:paraId="7A4E3156" w14:textId="77777777" w:rsidR="004F08FF" w:rsidRPr="00C23D12" w:rsidRDefault="004F08FF" w:rsidP="004F08FF">
            <w:pPr>
              <w:pStyle w:val="Header"/>
              <w:tabs>
                <w:tab w:val="clear" w:pos="4153"/>
                <w:tab w:val="clear" w:pos="8306"/>
              </w:tabs>
              <w:jc w:val="both"/>
              <w:rPr>
                <w:rFonts w:ascii="Arial Narrow" w:hAnsi="Arial Narrow" w:cs="Arial"/>
                <w:sz w:val="20"/>
                <w:szCs w:val="20"/>
              </w:rPr>
            </w:pPr>
          </w:p>
        </w:tc>
      </w:tr>
    </w:tbl>
    <w:p w14:paraId="191CB5F1" w14:textId="77777777" w:rsidR="004F08FF" w:rsidRDefault="004F08FF" w:rsidP="004F08FF">
      <w:pPr>
        <w:pStyle w:val="Header"/>
        <w:tabs>
          <w:tab w:val="clear" w:pos="4153"/>
          <w:tab w:val="clear" w:pos="8306"/>
        </w:tabs>
        <w:jc w:val="both"/>
      </w:pPr>
    </w:p>
    <w:p w14:paraId="7D7CAE45" w14:textId="77777777" w:rsidR="004F08FF" w:rsidRDefault="004F08FF" w:rsidP="004F08FF">
      <w:pPr>
        <w:pStyle w:val="Header"/>
        <w:tabs>
          <w:tab w:val="clear" w:pos="4153"/>
          <w:tab w:val="clear" w:pos="8306"/>
        </w:tabs>
        <w:jc w:val="both"/>
        <w:rPr>
          <w:rFonts w:cs="Arial"/>
          <w:sz w:val="16"/>
          <w:szCs w:val="16"/>
          <w:lang w:val="en-US"/>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360"/>
      </w:tblGrid>
      <w:tr w:rsidR="004F08FF" w:rsidRPr="00486B26" w14:paraId="505D5039" w14:textId="77777777">
        <w:tc>
          <w:tcPr>
            <w:tcW w:w="9360" w:type="dxa"/>
          </w:tcPr>
          <w:p w14:paraId="33369776" w14:textId="77777777" w:rsidR="004F08FF" w:rsidRPr="00486B26" w:rsidRDefault="004F08FF" w:rsidP="004F08FF">
            <w:pPr>
              <w:pStyle w:val="Header"/>
              <w:tabs>
                <w:tab w:val="clear" w:pos="4153"/>
                <w:tab w:val="clear" w:pos="8306"/>
              </w:tabs>
              <w:jc w:val="both"/>
              <w:rPr>
                <w:rFonts w:cs="Arial"/>
                <w:sz w:val="16"/>
                <w:szCs w:val="16"/>
                <w:lang w:val="en-US"/>
              </w:rPr>
            </w:pPr>
            <w:r w:rsidRPr="00486B26">
              <w:rPr>
                <w:rFonts w:cs="Arial"/>
                <w:sz w:val="16"/>
                <w:szCs w:val="16"/>
                <w:lang w:val="en-US"/>
              </w:rPr>
              <w:lastRenderedPageBreak/>
              <w:t>The master of this document is held electronically, when printed the document is uncontrolled and accurate only at the time of printing. If you wish to comment on this document, annotate it and either photocopy it and send it to the owner, or email it to the owner</w:t>
            </w:r>
          </w:p>
        </w:tc>
      </w:tr>
    </w:tbl>
    <w:p w14:paraId="26DB8A0D" w14:textId="77777777" w:rsidR="004F08FF" w:rsidRDefault="004F08FF" w:rsidP="004F08FF">
      <w:pPr>
        <w:pStyle w:val="Header"/>
        <w:tabs>
          <w:tab w:val="clear" w:pos="4153"/>
          <w:tab w:val="clear" w:pos="8306"/>
        </w:tabs>
        <w:jc w:val="both"/>
        <w:rPr>
          <w:rFonts w:cs="Arial"/>
          <w:sz w:val="16"/>
          <w:szCs w:val="16"/>
          <w:lang w:val="en-US"/>
        </w:rPr>
      </w:pPr>
      <w:r>
        <w:rPr>
          <w:rFonts w:cs="Arial"/>
          <w:sz w:val="16"/>
          <w:szCs w:val="16"/>
          <w:lang w:val="en-US"/>
        </w:rPr>
        <w:br w:type="page"/>
      </w:r>
    </w:p>
    <w:p w14:paraId="4F4BEB6A" w14:textId="77777777" w:rsidR="004F08FF" w:rsidRDefault="004F08FF" w:rsidP="004F08FF">
      <w:pPr>
        <w:pStyle w:val="Header"/>
        <w:tabs>
          <w:tab w:val="clear" w:pos="4153"/>
          <w:tab w:val="clear" w:pos="8306"/>
        </w:tabs>
        <w:jc w:val="both"/>
        <w:rPr>
          <w:rFonts w:cs="Arial"/>
          <w:sz w:val="16"/>
          <w:szCs w:val="16"/>
          <w:lang w:val="en-US"/>
        </w:rPr>
      </w:pPr>
    </w:p>
    <w:p w14:paraId="2E93216B" w14:textId="77777777" w:rsidR="004F08FF" w:rsidRPr="001C18EF" w:rsidRDefault="004F08FF" w:rsidP="004F08FF">
      <w:pPr>
        <w:pStyle w:val="Header"/>
        <w:jc w:val="both"/>
        <w:rPr>
          <w:b/>
          <w:bCs/>
          <w:u w:val="single"/>
        </w:rPr>
      </w:pPr>
      <w:r w:rsidRPr="001C18EF">
        <w:rPr>
          <w:b/>
          <w:bCs/>
          <w:u w:val="single"/>
        </w:rPr>
        <w:t>Table of Contents</w:t>
      </w:r>
    </w:p>
    <w:p w14:paraId="5D75CC87" w14:textId="77777777" w:rsidR="004F08FF" w:rsidRDefault="004F08FF" w:rsidP="004F08FF">
      <w:pPr>
        <w:pStyle w:val="TOC1"/>
        <w:tabs>
          <w:tab w:val="right" w:leader="dot" w:pos="9343"/>
        </w:tabs>
        <w:jc w:val="both"/>
      </w:pPr>
    </w:p>
    <w:p w14:paraId="7AD17E38" w14:textId="77777777" w:rsidR="00C7265F" w:rsidRDefault="004F08FF">
      <w:pPr>
        <w:pStyle w:val="TOC1"/>
        <w:tabs>
          <w:tab w:val="right" w:leader="dot" w:pos="9343"/>
        </w:tabs>
        <w:rPr>
          <w:rFonts w:asciiTheme="minorHAnsi" w:eastAsiaTheme="minorEastAsia" w:hAnsiTheme="minorHAnsi" w:cstheme="minorBidi"/>
          <w:noProof/>
          <w:sz w:val="24"/>
          <w:szCs w:val="24"/>
          <w:lang w:eastAsia="ja-JP"/>
        </w:rPr>
      </w:pPr>
      <w:r>
        <w:fldChar w:fldCharType="begin"/>
      </w:r>
      <w:r>
        <w:instrText xml:space="preserve"> TOC \o "1-3" \h \z \u </w:instrText>
      </w:r>
      <w:r>
        <w:fldChar w:fldCharType="separate"/>
      </w:r>
      <w:r w:rsidR="00C7265F" w:rsidRPr="001B6CC0">
        <w:rPr>
          <w:noProof/>
          <w:lang w:val="en-US"/>
        </w:rPr>
        <w:t>Introduction</w:t>
      </w:r>
      <w:r w:rsidR="00C7265F">
        <w:rPr>
          <w:noProof/>
        </w:rPr>
        <w:tab/>
      </w:r>
      <w:r w:rsidR="00C7265F">
        <w:rPr>
          <w:noProof/>
        </w:rPr>
        <w:fldChar w:fldCharType="begin"/>
      </w:r>
      <w:r w:rsidR="00C7265F">
        <w:rPr>
          <w:noProof/>
        </w:rPr>
        <w:instrText xml:space="preserve"> PAGEREF _Toc297209088 \h </w:instrText>
      </w:r>
      <w:r w:rsidR="00C7265F">
        <w:rPr>
          <w:noProof/>
        </w:rPr>
      </w:r>
      <w:r w:rsidR="00C7265F">
        <w:rPr>
          <w:noProof/>
        </w:rPr>
        <w:fldChar w:fldCharType="separate"/>
      </w:r>
      <w:r w:rsidR="00C7265F">
        <w:rPr>
          <w:noProof/>
        </w:rPr>
        <w:t>4</w:t>
      </w:r>
      <w:r w:rsidR="00C7265F">
        <w:rPr>
          <w:noProof/>
        </w:rPr>
        <w:fldChar w:fldCharType="end"/>
      </w:r>
    </w:p>
    <w:p w14:paraId="51E421DB" w14:textId="77777777" w:rsidR="00C7265F" w:rsidRDefault="00C7265F">
      <w:pPr>
        <w:pStyle w:val="TOC1"/>
        <w:tabs>
          <w:tab w:val="right" w:leader="dot" w:pos="9343"/>
        </w:tabs>
        <w:rPr>
          <w:rFonts w:asciiTheme="minorHAnsi" w:eastAsiaTheme="minorEastAsia" w:hAnsiTheme="minorHAnsi" w:cstheme="minorBidi"/>
          <w:noProof/>
          <w:sz w:val="24"/>
          <w:szCs w:val="24"/>
          <w:lang w:eastAsia="ja-JP"/>
        </w:rPr>
      </w:pPr>
      <w:r>
        <w:rPr>
          <w:noProof/>
        </w:rPr>
        <w:t>Data Elements</w:t>
      </w:r>
      <w:r>
        <w:rPr>
          <w:noProof/>
        </w:rPr>
        <w:tab/>
      </w:r>
      <w:r>
        <w:rPr>
          <w:noProof/>
        </w:rPr>
        <w:fldChar w:fldCharType="begin"/>
      </w:r>
      <w:r>
        <w:rPr>
          <w:noProof/>
        </w:rPr>
        <w:instrText xml:space="preserve"> PAGEREF _Toc297209089 \h </w:instrText>
      </w:r>
      <w:r>
        <w:rPr>
          <w:noProof/>
        </w:rPr>
      </w:r>
      <w:r>
        <w:rPr>
          <w:noProof/>
        </w:rPr>
        <w:fldChar w:fldCharType="separate"/>
      </w:r>
      <w:r>
        <w:rPr>
          <w:noProof/>
        </w:rPr>
        <w:t>4</w:t>
      </w:r>
      <w:r>
        <w:rPr>
          <w:noProof/>
        </w:rPr>
        <w:fldChar w:fldCharType="end"/>
      </w:r>
    </w:p>
    <w:p w14:paraId="37F39D9C" w14:textId="77777777" w:rsidR="00C7265F" w:rsidRDefault="00C7265F">
      <w:pPr>
        <w:pStyle w:val="TOC1"/>
        <w:tabs>
          <w:tab w:val="right" w:leader="dot" w:pos="9343"/>
        </w:tabs>
        <w:rPr>
          <w:rFonts w:asciiTheme="minorHAnsi" w:eastAsiaTheme="minorEastAsia" w:hAnsiTheme="minorHAnsi" w:cstheme="minorBidi"/>
          <w:noProof/>
          <w:sz w:val="24"/>
          <w:szCs w:val="24"/>
          <w:lang w:eastAsia="ja-JP"/>
        </w:rPr>
      </w:pPr>
      <w:r>
        <w:rPr>
          <w:noProof/>
        </w:rPr>
        <w:t>Data Logic</w:t>
      </w:r>
      <w:r>
        <w:rPr>
          <w:noProof/>
        </w:rPr>
        <w:tab/>
      </w:r>
      <w:r>
        <w:rPr>
          <w:noProof/>
        </w:rPr>
        <w:fldChar w:fldCharType="begin"/>
      </w:r>
      <w:r>
        <w:rPr>
          <w:noProof/>
        </w:rPr>
        <w:instrText xml:space="preserve"> PAGEREF _Toc297209090 \h </w:instrText>
      </w:r>
      <w:r>
        <w:rPr>
          <w:noProof/>
        </w:rPr>
      </w:r>
      <w:r>
        <w:rPr>
          <w:noProof/>
        </w:rPr>
        <w:fldChar w:fldCharType="separate"/>
      </w:r>
      <w:r>
        <w:rPr>
          <w:noProof/>
        </w:rPr>
        <w:t>5</w:t>
      </w:r>
      <w:r>
        <w:rPr>
          <w:noProof/>
        </w:rPr>
        <w:fldChar w:fldCharType="end"/>
      </w:r>
    </w:p>
    <w:p w14:paraId="17F2355A" w14:textId="77777777" w:rsidR="00C7265F" w:rsidRDefault="00C7265F">
      <w:pPr>
        <w:pStyle w:val="TOC1"/>
        <w:tabs>
          <w:tab w:val="right" w:leader="dot" w:pos="9343"/>
        </w:tabs>
        <w:rPr>
          <w:rFonts w:asciiTheme="minorHAnsi" w:eastAsiaTheme="minorEastAsia" w:hAnsiTheme="minorHAnsi" w:cstheme="minorBidi"/>
          <w:noProof/>
          <w:sz w:val="24"/>
          <w:szCs w:val="24"/>
          <w:lang w:eastAsia="ja-JP"/>
        </w:rPr>
      </w:pPr>
      <w:r>
        <w:rPr>
          <w:noProof/>
        </w:rPr>
        <w:t>Sample Brief</w:t>
      </w:r>
      <w:r>
        <w:rPr>
          <w:noProof/>
        </w:rPr>
        <w:tab/>
      </w:r>
      <w:r>
        <w:rPr>
          <w:noProof/>
        </w:rPr>
        <w:fldChar w:fldCharType="begin"/>
      </w:r>
      <w:r>
        <w:rPr>
          <w:noProof/>
        </w:rPr>
        <w:instrText xml:space="preserve"> PAGEREF _Toc297209091 \h </w:instrText>
      </w:r>
      <w:r>
        <w:rPr>
          <w:noProof/>
        </w:rPr>
      </w:r>
      <w:r>
        <w:rPr>
          <w:noProof/>
        </w:rPr>
        <w:fldChar w:fldCharType="separate"/>
      </w:r>
      <w:r>
        <w:rPr>
          <w:noProof/>
        </w:rPr>
        <w:t>5</w:t>
      </w:r>
      <w:r>
        <w:rPr>
          <w:noProof/>
        </w:rPr>
        <w:fldChar w:fldCharType="end"/>
      </w:r>
    </w:p>
    <w:p w14:paraId="41F582B4" w14:textId="77777777" w:rsidR="00C7265F" w:rsidRDefault="00C7265F">
      <w:pPr>
        <w:pStyle w:val="TOC1"/>
        <w:tabs>
          <w:tab w:val="right" w:leader="dot" w:pos="9343"/>
        </w:tabs>
        <w:rPr>
          <w:rFonts w:asciiTheme="minorHAnsi" w:eastAsiaTheme="minorEastAsia" w:hAnsiTheme="minorHAnsi" w:cstheme="minorBidi"/>
          <w:noProof/>
          <w:sz w:val="24"/>
          <w:szCs w:val="24"/>
          <w:lang w:eastAsia="ja-JP"/>
        </w:rPr>
      </w:pPr>
      <w:r>
        <w:rPr>
          <w:noProof/>
        </w:rPr>
        <w:t>Lookup Details</w:t>
      </w:r>
      <w:r>
        <w:rPr>
          <w:noProof/>
        </w:rPr>
        <w:tab/>
      </w:r>
      <w:r>
        <w:rPr>
          <w:noProof/>
        </w:rPr>
        <w:fldChar w:fldCharType="begin"/>
      </w:r>
      <w:r>
        <w:rPr>
          <w:noProof/>
        </w:rPr>
        <w:instrText xml:space="preserve"> PAGEREF _Toc297209092 \h </w:instrText>
      </w:r>
      <w:r>
        <w:rPr>
          <w:noProof/>
        </w:rPr>
      </w:r>
      <w:r>
        <w:rPr>
          <w:noProof/>
        </w:rPr>
        <w:fldChar w:fldCharType="separate"/>
      </w:r>
      <w:r>
        <w:rPr>
          <w:noProof/>
        </w:rPr>
        <w:t>5</w:t>
      </w:r>
      <w:r>
        <w:rPr>
          <w:noProof/>
        </w:rPr>
        <w:fldChar w:fldCharType="end"/>
      </w:r>
    </w:p>
    <w:p w14:paraId="02A41866" w14:textId="77777777" w:rsidR="00C7265F" w:rsidRDefault="00C7265F">
      <w:pPr>
        <w:pStyle w:val="TOC1"/>
        <w:tabs>
          <w:tab w:val="right" w:leader="dot" w:pos="9343"/>
        </w:tabs>
        <w:rPr>
          <w:rFonts w:asciiTheme="minorHAnsi" w:eastAsiaTheme="minorEastAsia" w:hAnsiTheme="minorHAnsi" w:cstheme="minorBidi"/>
          <w:noProof/>
          <w:sz w:val="24"/>
          <w:szCs w:val="24"/>
          <w:lang w:eastAsia="ja-JP"/>
        </w:rPr>
      </w:pPr>
      <w:r>
        <w:rPr>
          <w:noProof/>
        </w:rPr>
        <w:t>Texture 1 LUT</w:t>
      </w:r>
      <w:r>
        <w:rPr>
          <w:noProof/>
        </w:rPr>
        <w:tab/>
      </w:r>
      <w:r>
        <w:rPr>
          <w:noProof/>
        </w:rPr>
        <w:fldChar w:fldCharType="begin"/>
      </w:r>
      <w:r>
        <w:rPr>
          <w:noProof/>
        </w:rPr>
        <w:instrText xml:space="preserve"> PAGEREF _Toc297209093 \h </w:instrText>
      </w:r>
      <w:r>
        <w:rPr>
          <w:noProof/>
        </w:rPr>
      </w:r>
      <w:r>
        <w:rPr>
          <w:noProof/>
        </w:rPr>
        <w:fldChar w:fldCharType="separate"/>
      </w:r>
      <w:r>
        <w:rPr>
          <w:noProof/>
        </w:rPr>
        <w:t>5</w:t>
      </w:r>
      <w:r>
        <w:rPr>
          <w:noProof/>
        </w:rPr>
        <w:fldChar w:fldCharType="end"/>
      </w:r>
    </w:p>
    <w:p w14:paraId="6C48AED5" w14:textId="77777777" w:rsidR="00C7265F" w:rsidRDefault="00C7265F">
      <w:pPr>
        <w:pStyle w:val="TOC1"/>
        <w:tabs>
          <w:tab w:val="right" w:leader="dot" w:pos="9343"/>
        </w:tabs>
        <w:rPr>
          <w:rFonts w:asciiTheme="minorHAnsi" w:eastAsiaTheme="minorEastAsia" w:hAnsiTheme="minorHAnsi" w:cstheme="minorBidi"/>
          <w:noProof/>
          <w:sz w:val="24"/>
          <w:szCs w:val="24"/>
          <w:lang w:eastAsia="ja-JP"/>
        </w:rPr>
      </w:pPr>
      <w:r>
        <w:rPr>
          <w:noProof/>
        </w:rPr>
        <w:t>Texture 2 LUT</w:t>
      </w:r>
      <w:r>
        <w:rPr>
          <w:noProof/>
        </w:rPr>
        <w:tab/>
      </w:r>
      <w:r>
        <w:rPr>
          <w:noProof/>
        </w:rPr>
        <w:fldChar w:fldCharType="begin"/>
      </w:r>
      <w:r>
        <w:rPr>
          <w:noProof/>
        </w:rPr>
        <w:instrText xml:space="preserve"> PAGEREF _Toc297209094 \h </w:instrText>
      </w:r>
      <w:r>
        <w:rPr>
          <w:noProof/>
        </w:rPr>
      </w:r>
      <w:r>
        <w:rPr>
          <w:noProof/>
        </w:rPr>
        <w:fldChar w:fldCharType="separate"/>
      </w:r>
      <w:r>
        <w:rPr>
          <w:noProof/>
        </w:rPr>
        <w:t>6</w:t>
      </w:r>
      <w:r>
        <w:rPr>
          <w:noProof/>
        </w:rPr>
        <w:fldChar w:fldCharType="end"/>
      </w:r>
    </w:p>
    <w:p w14:paraId="3B6820E9" w14:textId="77777777" w:rsidR="00C7265F" w:rsidRDefault="00C7265F">
      <w:pPr>
        <w:pStyle w:val="TOC1"/>
        <w:tabs>
          <w:tab w:val="right" w:leader="dot" w:pos="9343"/>
        </w:tabs>
        <w:rPr>
          <w:rFonts w:asciiTheme="minorHAnsi" w:eastAsiaTheme="minorEastAsia" w:hAnsiTheme="minorHAnsi" w:cstheme="minorBidi"/>
          <w:noProof/>
          <w:sz w:val="24"/>
          <w:szCs w:val="24"/>
          <w:lang w:eastAsia="ja-JP"/>
        </w:rPr>
      </w:pPr>
      <w:r>
        <w:rPr>
          <w:noProof/>
        </w:rPr>
        <w:t>Option Code LUT</w:t>
      </w:r>
      <w:r>
        <w:rPr>
          <w:noProof/>
        </w:rPr>
        <w:tab/>
      </w:r>
      <w:r>
        <w:rPr>
          <w:noProof/>
        </w:rPr>
        <w:fldChar w:fldCharType="begin"/>
      </w:r>
      <w:r>
        <w:rPr>
          <w:noProof/>
        </w:rPr>
        <w:instrText xml:space="preserve"> PAGEREF _Toc297209095 \h </w:instrText>
      </w:r>
      <w:r>
        <w:rPr>
          <w:noProof/>
        </w:rPr>
      </w:r>
      <w:r>
        <w:rPr>
          <w:noProof/>
        </w:rPr>
        <w:fldChar w:fldCharType="separate"/>
      </w:r>
      <w:r>
        <w:rPr>
          <w:noProof/>
        </w:rPr>
        <w:t>6</w:t>
      </w:r>
      <w:r>
        <w:rPr>
          <w:noProof/>
        </w:rPr>
        <w:fldChar w:fldCharType="end"/>
      </w:r>
    </w:p>
    <w:p w14:paraId="24C35B0B" w14:textId="77777777" w:rsidR="00C7265F" w:rsidRDefault="00C7265F">
      <w:pPr>
        <w:pStyle w:val="TOC2"/>
        <w:tabs>
          <w:tab w:val="right" w:leader="dot" w:pos="9343"/>
        </w:tabs>
        <w:rPr>
          <w:rFonts w:asciiTheme="minorHAnsi" w:eastAsiaTheme="minorEastAsia" w:hAnsiTheme="minorHAnsi" w:cstheme="minorBidi"/>
          <w:noProof/>
          <w:sz w:val="24"/>
          <w:szCs w:val="24"/>
          <w:lang w:eastAsia="ja-JP"/>
        </w:rPr>
      </w:pPr>
      <w:r>
        <w:rPr>
          <w:noProof/>
        </w:rPr>
        <w:t>Range Code LUT</w:t>
      </w:r>
      <w:r>
        <w:rPr>
          <w:noProof/>
        </w:rPr>
        <w:tab/>
      </w:r>
      <w:r>
        <w:rPr>
          <w:noProof/>
        </w:rPr>
        <w:fldChar w:fldCharType="begin"/>
      </w:r>
      <w:r>
        <w:rPr>
          <w:noProof/>
        </w:rPr>
        <w:instrText xml:space="preserve"> PAGEREF _Toc297209096 \h </w:instrText>
      </w:r>
      <w:r>
        <w:rPr>
          <w:noProof/>
        </w:rPr>
      </w:r>
      <w:r>
        <w:rPr>
          <w:noProof/>
        </w:rPr>
        <w:fldChar w:fldCharType="separate"/>
      </w:r>
      <w:r>
        <w:rPr>
          <w:noProof/>
        </w:rPr>
        <w:t>7</w:t>
      </w:r>
      <w:r>
        <w:rPr>
          <w:noProof/>
        </w:rPr>
        <w:fldChar w:fldCharType="end"/>
      </w:r>
    </w:p>
    <w:p w14:paraId="75888B03" w14:textId="77777777" w:rsidR="00C7265F" w:rsidRDefault="00C7265F">
      <w:pPr>
        <w:pStyle w:val="TOC2"/>
        <w:tabs>
          <w:tab w:val="right" w:leader="dot" w:pos="9343"/>
        </w:tabs>
        <w:rPr>
          <w:rFonts w:asciiTheme="minorHAnsi" w:eastAsiaTheme="minorEastAsia" w:hAnsiTheme="minorHAnsi" w:cstheme="minorBidi"/>
          <w:noProof/>
          <w:sz w:val="24"/>
          <w:szCs w:val="24"/>
          <w:lang w:eastAsia="ja-JP"/>
        </w:rPr>
      </w:pPr>
      <w:r>
        <w:rPr>
          <w:noProof/>
        </w:rPr>
        <w:t>Wrap Code LUT</w:t>
      </w:r>
      <w:r>
        <w:rPr>
          <w:noProof/>
        </w:rPr>
        <w:tab/>
      </w:r>
      <w:r>
        <w:rPr>
          <w:noProof/>
        </w:rPr>
        <w:fldChar w:fldCharType="begin"/>
      </w:r>
      <w:r>
        <w:rPr>
          <w:noProof/>
        </w:rPr>
        <w:instrText xml:space="preserve"> PAGEREF _Toc297209097 \h </w:instrText>
      </w:r>
      <w:r>
        <w:rPr>
          <w:noProof/>
        </w:rPr>
      </w:r>
      <w:r>
        <w:rPr>
          <w:noProof/>
        </w:rPr>
        <w:fldChar w:fldCharType="separate"/>
      </w:r>
      <w:r>
        <w:rPr>
          <w:noProof/>
        </w:rPr>
        <w:t>7</w:t>
      </w:r>
      <w:r>
        <w:rPr>
          <w:noProof/>
        </w:rPr>
        <w:fldChar w:fldCharType="end"/>
      </w:r>
    </w:p>
    <w:p w14:paraId="1249E003" w14:textId="77777777" w:rsidR="00C7265F" w:rsidRDefault="00C7265F">
      <w:pPr>
        <w:pStyle w:val="TOC2"/>
        <w:tabs>
          <w:tab w:val="right" w:leader="dot" w:pos="9343"/>
        </w:tabs>
        <w:rPr>
          <w:rFonts w:asciiTheme="minorHAnsi" w:eastAsiaTheme="minorEastAsia" w:hAnsiTheme="minorHAnsi" w:cstheme="minorBidi"/>
          <w:noProof/>
          <w:sz w:val="24"/>
          <w:szCs w:val="24"/>
          <w:lang w:eastAsia="ja-JP"/>
        </w:rPr>
      </w:pPr>
      <w:r>
        <w:rPr>
          <w:noProof/>
        </w:rPr>
        <w:t>Category Code LUT</w:t>
      </w:r>
      <w:r>
        <w:rPr>
          <w:noProof/>
        </w:rPr>
        <w:tab/>
      </w:r>
      <w:r>
        <w:rPr>
          <w:noProof/>
        </w:rPr>
        <w:fldChar w:fldCharType="begin"/>
      </w:r>
      <w:r>
        <w:rPr>
          <w:noProof/>
        </w:rPr>
        <w:instrText xml:space="preserve"> PAGEREF _Toc297209098 \h </w:instrText>
      </w:r>
      <w:r>
        <w:rPr>
          <w:noProof/>
        </w:rPr>
      </w:r>
      <w:r>
        <w:rPr>
          <w:noProof/>
        </w:rPr>
        <w:fldChar w:fldCharType="separate"/>
      </w:r>
      <w:r>
        <w:rPr>
          <w:noProof/>
        </w:rPr>
        <w:t>7</w:t>
      </w:r>
      <w:r>
        <w:rPr>
          <w:noProof/>
        </w:rPr>
        <w:fldChar w:fldCharType="end"/>
      </w:r>
    </w:p>
    <w:p w14:paraId="3723988D" w14:textId="77777777" w:rsidR="00C7265F" w:rsidRDefault="00C7265F">
      <w:pPr>
        <w:pStyle w:val="TOC2"/>
        <w:tabs>
          <w:tab w:val="right" w:leader="dot" w:pos="9343"/>
        </w:tabs>
        <w:rPr>
          <w:rFonts w:asciiTheme="minorHAnsi" w:eastAsiaTheme="minorEastAsia" w:hAnsiTheme="minorHAnsi" w:cstheme="minorBidi"/>
          <w:noProof/>
          <w:sz w:val="24"/>
          <w:szCs w:val="24"/>
          <w:lang w:eastAsia="ja-JP"/>
        </w:rPr>
      </w:pPr>
      <w:r>
        <w:rPr>
          <w:noProof/>
        </w:rPr>
        <w:t>Fabric Design LUT</w:t>
      </w:r>
      <w:r>
        <w:rPr>
          <w:noProof/>
        </w:rPr>
        <w:tab/>
      </w:r>
      <w:r>
        <w:rPr>
          <w:noProof/>
        </w:rPr>
        <w:fldChar w:fldCharType="begin"/>
      </w:r>
      <w:r>
        <w:rPr>
          <w:noProof/>
        </w:rPr>
        <w:instrText xml:space="preserve"> PAGEREF _Toc297209099 \h </w:instrText>
      </w:r>
      <w:r>
        <w:rPr>
          <w:noProof/>
        </w:rPr>
      </w:r>
      <w:r>
        <w:rPr>
          <w:noProof/>
        </w:rPr>
        <w:fldChar w:fldCharType="separate"/>
      </w:r>
      <w:r>
        <w:rPr>
          <w:noProof/>
        </w:rPr>
        <w:t>7</w:t>
      </w:r>
      <w:r>
        <w:rPr>
          <w:noProof/>
        </w:rPr>
        <w:fldChar w:fldCharType="end"/>
      </w:r>
    </w:p>
    <w:p w14:paraId="6BA01B4F" w14:textId="77777777" w:rsidR="00C7265F" w:rsidRDefault="00C7265F">
      <w:pPr>
        <w:pStyle w:val="TOC2"/>
        <w:tabs>
          <w:tab w:val="right" w:leader="dot" w:pos="9343"/>
        </w:tabs>
        <w:rPr>
          <w:rFonts w:asciiTheme="minorHAnsi" w:eastAsiaTheme="minorEastAsia" w:hAnsiTheme="minorHAnsi" w:cstheme="minorBidi"/>
          <w:noProof/>
          <w:sz w:val="24"/>
          <w:szCs w:val="24"/>
          <w:lang w:eastAsia="ja-JP"/>
        </w:rPr>
      </w:pPr>
      <w:r>
        <w:rPr>
          <w:noProof/>
        </w:rPr>
        <w:t>Season LUT</w:t>
      </w:r>
      <w:r>
        <w:rPr>
          <w:noProof/>
        </w:rPr>
        <w:tab/>
      </w:r>
      <w:r>
        <w:rPr>
          <w:noProof/>
        </w:rPr>
        <w:fldChar w:fldCharType="begin"/>
      </w:r>
      <w:r>
        <w:rPr>
          <w:noProof/>
        </w:rPr>
        <w:instrText xml:space="preserve"> PAGEREF _Toc297209100 \h </w:instrText>
      </w:r>
      <w:r>
        <w:rPr>
          <w:noProof/>
        </w:rPr>
      </w:r>
      <w:r>
        <w:rPr>
          <w:noProof/>
        </w:rPr>
        <w:fldChar w:fldCharType="separate"/>
      </w:r>
      <w:r>
        <w:rPr>
          <w:noProof/>
        </w:rPr>
        <w:t>7</w:t>
      </w:r>
      <w:r>
        <w:rPr>
          <w:noProof/>
        </w:rPr>
        <w:fldChar w:fldCharType="end"/>
      </w:r>
    </w:p>
    <w:p w14:paraId="7844877A" w14:textId="77777777" w:rsidR="00C7265F" w:rsidRDefault="00C7265F">
      <w:pPr>
        <w:pStyle w:val="TOC2"/>
        <w:tabs>
          <w:tab w:val="right" w:leader="dot" w:pos="9343"/>
        </w:tabs>
        <w:rPr>
          <w:rFonts w:asciiTheme="minorHAnsi" w:eastAsiaTheme="minorEastAsia" w:hAnsiTheme="minorHAnsi" w:cstheme="minorBidi"/>
          <w:noProof/>
          <w:sz w:val="24"/>
          <w:szCs w:val="24"/>
          <w:lang w:eastAsia="ja-JP"/>
        </w:rPr>
      </w:pPr>
      <w:r>
        <w:rPr>
          <w:noProof/>
        </w:rPr>
        <w:t>Material Type LUT</w:t>
      </w:r>
      <w:r>
        <w:rPr>
          <w:noProof/>
        </w:rPr>
        <w:tab/>
      </w:r>
      <w:r>
        <w:rPr>
          <w:noProof/>
        </w:rPr>
        <w:fldChar w:fldCharType="begin"/>
      </w:r>
      <w:r>
        <w:rPr>
          <w:noProof/>
        </w:rPr>
        <w:instrText xml:space="preserve"> PAGEREF _Toc297209101 \h </w:instrText>
      </w:r>
      <w:r>
        <w:rPr>
          <w:noProof/>
        </w:rPr>
      </w:r>
      <w:r>
        <w:rPr>
          <w:noProof/>
        </w:rPr>
        <w:fldChar w:fldCharType="separate"/>
      </w:r>
      <w:r>
        <w:rPr>
          <w:noProof/>
        </w:rPr>
        <w:t>8</w:t>
      </w:r>
      <w:r>
        <w:rPr>
          <w:noProof/>
        </w:rPr>
        <w:fldChar w:fldCharType="end"/>
      </w:r>
    </w:p>
    <w:p w14:paraId="780E552B" w14:textId="77777777" w:rsidR="00C7265F" w:rsidRDefault="00C7265F">
      <w:pPr>
        <w:pStyle w:val="TOC2"/>
        <w:tabs>
          <w:tab w:val="right" w:leader="dot" w:pos="9343"/>
        </w:tabs>
        <w:rPr>
          <w:rFonts w:asciiTheme="minorHAnsi" w:eastAsiaTheme="minorEastAsia" w:hAnsiTheme="minorHAnsi" w:cstheme="minorBidi"/>
          <w:noProof/>
          <w:sz w:val="24"/>
          <w:szCs w:val="24"/>
          <w:lang w:eastAsia="ja-JP"/>
        </w:rPr>
      </w:pPr>
      <w:r>
        <w:rPr>
          <w:noProof/>
        </w:rPr>
        <w:t>Foot Shape LUT</w:t>
      </w:r>
      <w:r>
        <w:rPr>
          <w:noProof/>
        </w:rPr>
        <w:tab/>
      </w:r>
      <w:r>
        <w:rPr>
          <w:noProof/>
        </w:rPr>
        <w:fldChar w:fldCharType="begin"/>
      </w:r>
      <w:r>
        <w:rPr>
          <w:noProof/>
        </w:rPr>
        <w:instrText xml:space="preserve"> PAGEREF _Toc297209102 \h </w:instrText>
      </w:r>
      <w:r>
        <w:rPr>
          <w:noProof/>
        </w:rPr>
      </w:r>
      <w:r>
        <w:rPr>
          <w:noProof/>
        </w:rPr>
        <w:fldChar w:fldCharType="separate"/>
      </w:r>
      <w:r>
        <w:rPr>
          <w:noProof/>
        </w:rPr>
        <w:t>8</w:t>
      </w:r>
      <w:r>
        <w:rPr>
          <w:noProof/>
        </w:rPr>
        <w:fldChar w:fldCharType="end"/>
      </w:r>
    </w:p>
    <w:p w14:paraId="58E64A95" w14:textId="77777777" w:rsidR="00C7265F" w:rsidRDefault="00C7265F">
      <w:pPr>
        <w:pStyle w:val="TOC2"/>
        <w:tabs>
          <w:tab w:val="right" w:leader="dot" w:pos="9343"/>
        </w:tabs>
        <w:rPr>
          <w:rFonts w:asciiTheme="minorHAnsi" w:eastAsiaTheme="minorEastAsia" w:hAnsiTheme="minorHAnsi" w:cstheme="minorBidi"/>
          <w:noProof/>
          <w:sz w:val="24"/>
          <w:szCs w:val="24"/>
          <w:lang w:eastAsia="ja-JP"/>
        </w:rPr>
      </w:pPr>
      <w:r>
        <w:rPr>
          <w:noProof/>
        </w:rPr>
        <w:t>Detail Code LUT</w:t>
      </w:r>
      <w:r>
        <w:rPr>
          <w:noProof/>
        </w:rPr>
        <w:tab/>
      </w:r>
      <w:r>
        <w:rPr>
          <w:noProof/>
        </w:rPr>
        <w:fldChar w:fldCharType="begin"/>
      </w:r>
      <w:r>
        <w:rPr>
          <w:noProof/>
        </w:rPr>
        <w:instrText xml:space="preserve"> PAGEREF _Toc297209103 \h </w:instrText>
      </w:r>
      <w:r>
        <w:rPr>
          <w:noProof/>
        </w:rPr>
      </w:r>
      <w:r>
        <w:rPr>
          <w:noProof/>
        </w:rPr>
        <w:fldChar w:fldCharType="separate"/>
      </w:r>
      <w:r>
        <w:rPr>
          <w:noProof/>
        </w:rPr>
        <w:t>8</w:t>
      </w:r>
      <w:r>
        <w:rPr>
          <w:noProof/>
        </w:rPr>
        <w:fldChar w:fldCharType="end"/>
      </w:r>
    </w:p>
    <w:p w14:paraId="15C808A1" w14:textId="77777777" w:rsidR="00C7265F" w:rsidRDefault="00C7265F">
      <w:pPr>
        <w:pStyle w:val="TOC2"/>
        <w:tabs>
          <w:tab w:val="right" w:leader="dot" w:pos="9343"/>
        </w:tabs>
        <w:rPr>
          <w:rFonts w:asciiTheme="minorHAnsi" w:eastAsiaTheme="minorEastAsia" w:hAnsiTheme="minorHAnsi" w:cstheme="minorBidi"/>
          <w:noProof/>
          <w:sz w:val="24"/>
          <w:szCs w:val="24"/>
          <w:lang w:eastAsia="ja-JP"/>
        </w:rPr>
      </w:pPr>
      <w:r>
        <w:rPr>
          <w:noProof/>
        </w:rPr>
        <w:t>Status LUT</w:t>
      </w:r>
      <w:r>
        <w:rPr>
          <w:noProof/>
        </w:rPr>
        <w:tab/>
      </w:r>
      <w:r>
        <w:rPr>
          <w:noProof/>
        </w:rPr>
        <w:fldChar w:fldCharType="begin"/>
      </w:r>
      <w:r>
        <w:rPr>
          <w:noProof/>
        </w:rPr>
        <w:instrText xml:space="preserve"> PAGEREF _Toc297209104 \h </w:instrText>
      </w:r>
      <w:r>
        <w:rPr>
          <w:noProof/>
        </w:rPr>
      </w:r>
      <w:r>
        <w:rPr>
          <w:noProof/>
        </w:rPr>
        <w:fldChar w:fldCharType="separate"/>
      </w:r>
      <w:r>
        <w:rPr>
          <w:noProof/>
        </w:rPr>
        <w:t>8</w:t>
      </w:r>
      <w:r>
        <w:rPr>
          <w:noProof/>
        </w:rPr>
        <w:fldChar w:fldCharType="end"/>
      </w:r>
    </w:p>
    <w:p w14:paraId="35FFBB71" w14:textId="77777777" w:rsidR="00C7265F" w:rsidRDefault="00C7265F">
      <w:pPr>
        <w:pStyle w:val="TOC1"/>
        <w:tabs>
          <w:tab w:val="right" w:leader="dot" w:pos="9343"/>
        </w:tabs>
        <w:rPr>
          <w:rFonts w:asciiTheme="minorHAnsi" w:eastAsiaTheme="minorEastAsia" w:hAnsiTheme="minorHAnsi" w:cstheme="minorBidi"/>
          <w:noProof/>
          <w:sz w:val="24"/>
          <w:szCs w:val="24"/>
          <w:lang w:eastAsia="ja-JP"/>
        </w:rPr>
      </w:pPr>
      <w:r>
        <w:rPr>
          <w:noProof/>
        </w:rPr>
        <w:t>Model LUT</w:t>
      </w:r>
      <w:r>
        <w:rPr>
          <w:noProof/>
        </w:rPr>
        <w:tab/>
      </w:r>
      <w:r>
        <w:rPr>
          <w:noProof/>
        </w:rPr>
        <w:fldChar w:fldCharType="begin"/>
      </w:r>
      <w:r>
        <w:rPr>
          <w:noProof/>
        </w:rPr>
        <w:instrText xml:space="preserve"> PAGEREF _Toc297209105 \h </w:instrText>
      </w:r>
      <w:r>
        <w:rPr>
          <w:noProof/>
        </w:rPr>
      </w:r>
      <w:r>
        <w:rPr>
          <w:noProof/>
        </w:rPr>
        <w:fldChar w:fldCharType="separate"/>
      </w:r>
      <w:r>
        <w:rPr>
          <w:noProof/>
        </w:rPr>
        <w:t>8</w:t>
      </w:r>
      <w:r>
        <w:rPr>
          <w:noProof/>
        </w:rPr>
        <w:fldChar w:fldCharType="end"/>
      </w:r>
    </w:p>
    <w:p w14:paraId="2EC6A54F" w14:textId="77777777" w:rsidR="00C7265F" w:rsidRDefault="00C7265F">
      <w:pPr>
        <w:pStyle w:val="TOC1"/>
        <w:tabs>
          <w:tab w:val="right" w:leader="dot" w:pos="9343"/>
        </w:tabs>
        <w:rPr>
          <w:rFonts w:asciiTheme="minorHAnsi" w:eastAsiaTheme="minorEastAsia" w:hAnsiTheme="minorHAnsi" w:cstheme="minorBidi"/>
          <w:noProof/>
          <w:sz w:val="24"/>
          <w:szCs w:val="24"/>
          <w:lang w:eastAsia="ja-JP"/>
        </w:rPr>
      </w:pPr>
      <w:r>
        <w:rPr>
          <w:noProof/>
        </w:rPr>
        <w:t>Sample Screens</w:t>
      </w:r>
      <w:r>
        <w:rPr>
          <w:noProof/>
        </w:rPr>
        <w:tab/>
      </w:r>
      <w:r>
        <w:rPr>
          <w:noProof/>
        </w:rPr>
        <w:fldChar w:fldCharType="begin"/>
      </w:r>
      <w:r>
        <w:rPr>
          <w:noProof/>
        </w:rPr>
        <w:instrText xml:space="preserve"> PAGEREF _Toc297209106 \h </w:instrText>
      </w:r>
      <w:r>
        <w:rPr>
          <w:noProof/>
        </w:rPr>
      </w:r>
      <w:r>
        <w:rPr>
          <w:noProof/>
        </w:rPr>
        <w:fldChar w:fldCharType="separate"/>
      </w:r>
      <w:r>
        <w:rPr>
          <w:noProof/>
        </w:rPr>
        <w:t>9</w:t>
      </w:r>
      <w:r>
        <w:rPr>
          <w:noProof/>
        </w:rPr>
        <w:fldChar w:fldCharType="end"/>
      </w:r>
    </w:p>
    <w:p w14:paraId="15C09793" w14:textId="77777777" w:rsidR="00C7265F" w:rsidRDefault="00C7265F">
      <w:pPr>
        <w:pStyle w:val="TOC2"/>
        <w:tabs>
          <w:tab w:val="right" w:leader="dot" w:pos="9343"/>
        </w:tabs>
        <w:rPr>
          <w:rFonts w:asciiTheme="minorHAnsi" w:eastAsiaTheme="minorEastAsia" w:hAnsiTheme="minorHAnsi" w:cstheme="minorBidi"/>
          <w:noProof/>
          <w:sz w:val="24"/>
          <w:szCs w:val="24"/>
          <w:lang w:eastAsia="ja-JP"/>
        </w:rPr>
      </w:pPr>
      <w:r>
        <w:rPr>
          <w:noProof/>
        </w:rPr>
        <w:t>Login</w:t>
      </w:r>
      <w:r>
        <w:rPr>
          <w:noProof/>
        </w:rPr>
        <w:tab/>
      </w:r>
      <w:r>
        <w:rPr>
          <w:noProof/>
        </w:rPr>
        <w:fldChar w:fldCharType="begin"/>
      </w:r>
      <w:r>
        <w:rPr>
          <w:noProof/>
        </w:rPr>
        <w:instrText xml:space="preserve"> PAGEREF _Toc297209107 \h </w:instrText>
      </w:r>
      <w:r>
        <w:rPr>
          <w:noProof/>
        </w:rPr>
      </w:r>
      <w:r>
        <w:rPr>
          <w:noProof/>
        </w:rPr>
        <w:fldChar w:fldCharType="separate"/>
      </w:r>
      <w:r>
        <w:rPr>
          <w:noProof/>
        </w:rPr>
        <w:t>9</w:t>
      </w:r>
      <w:r>
        <w:rPr>
          <w:noProof/>
        </w:rPr>
        <w:fldChar w:fldCharType="end"/>
      </w:r>
    </w:p>
    <w:p w14:paraId="1883AE02" w14:textId="77777777" w:rsidR="00C7265F" w:rsidRDefault="00C7265F">
      <w:pPr>
        <w:pStyle w:val="TOC2"/>
        <w:tabs>
          <w:tab w:val="right" w:leader="dot" w:pos="9343"/>
        </w:tabs>
        <w:rPr>
          <w:rFonts w:asciiTheme="minorHAnsi" w:eastAsiaTheme="minorEastAsia" w:hAnsiTheme="minorHAnsi" w:cstheme="minorBidi"/>
          <w:noProof/>
          <w:sz w:val="24"/>
          <w:szCs w:val="24"/>
          <w:lang w:eastAsia="ja-JP"/>
        </w:rPr>
      </w:pPr>
      <w:r>
        <w:rPr>
          <w:noProof/>
        </w:rPr>
        <w:t>Mass Upload</w:t>
      </w:r>
      <w:r>
        <w:rPr>
          <w:noProof/>
        </w:rPr>
        <w:tab/>
      </w:r>
      <w:r>
        <w:rPr>
          <w:noProof/>
        </w:rPr>
        <w:fldChar w:fldCharType="begin"/>
      </w:r>
      <w:r>
        <w:rPr>
          <w:noProof/>
        </w:rPr>
        <w:instrText xml:space="preserve"> PAGEREF _Toc297209108 \h </w:instrText>
      </w:r>
      <w:r>
        <w:rPr>
          <w:noProof/>
        </w:rPr>
      </w:r>
      <w:r>
        <w:rPr>
          <w:noProof/>
        </w:rPr>
        <w:fldChar w:fldCharType="separate"/>
      </w:r>
      <w:r>
        <w:rPr>
          <w:noProof/>
        </w:rPr>
        <w:t>10</w:t>
      </w:r>
      <w:r>
        <w:rPr>
          <w:noProof/>
        </w:rPr>
        <w:fldChar w:fldCharType="end"/>
      </w:r>
    </w:p>
    <w:p w14:paraId="0EB740C5" w14:textId="77777777" w:rsidR="00C7265F" w:rsidRDefault="00C7265F">
      <w:pPr>
        <w:pStyle w:val="TOC2"/>
        <w:tabs>
          <w:tab w:val="right" w:leader="dot" w:pos="9343"/>
        </w:tabs>
        <w:rPr>
          <w:rFonts w:asciiTheme="minorHAnsi" w:eastAsiaTheme="minorEastAsia" w:hAnsiTheme="minorHAnsi" w:cstheme="minorBidi"/>
          <w:noProof/>
          <w:sz w:val="24"/>
          <w:szCs w:val="24"/>
          <w:lang w:eastAsia="ja-JP"/>
        </w:rPr>
      </w:pPr>
      <w:r w:rsidRPr="001B6CC0">
        <w:rPr>
          <w:noProof/>
          <w:lang w:val="en-US"/>
        </w:rPr>
        <w:t>Mass Upload Select Screen</w:t>
      </w:r>
      <w:r>
        <w:rPr>
          <w:noProof/>
        </w:rPr>
        <w:tab/>
      </w:r>
      <w:r>
        <w:rPr>
          <w:noProof/>
        </w:rPr>
        <w:fldChar w:fldCharType="begin"/>
      </w:r>
      <w:r>
        <w:rPr>
          <w:noProof/>
        </w:rPr>
        <w:instrText xml:space="preserve"> PAGEREF _Toc297209109 \h </w:instrText>
      </w:r>
      <w:r>
        <w:rPr>
          <w:noProof/>
        </w:rPr>
      </w:r>
      <w:r>
        <w:rPr>
          <w:noProof/>
        </w:rPr>
        <w:fldChar w:fldCharType="separate"/>
      </w:r>
      <w:r>
        <w:rPr>
          <w:noProof/>
        </w:rPr>
        <w:t>11</w:t>
      </w:r>
      <w:r>
        <w:rPr>
          <w:noProof/>
        </w:rPr>
        <w:fldChar w:fldCharType="end"/>
      </w:r>
    </w:p>
    <w:p w14:paraId="273C8854" w14:textId="77777777" w:rsidR="00C7265F" w:rsidRDefault="00C7265F">
      <w:pPr>
        <w:pStyle w:val="TOC2"/>
        <w:tabs>
          <w:tab w:val="right" w:leader="dot" w:pos="9343"/>
        </w:tabs>
        <w:rPr>
          <w:rFonts w:asciiTheme="minorHAnsi" w:eastAsiaTheme="minorEastAsia" w:hAnsiTheme="minorHAnsi" w:cstheme="minorBidi"/>
          <w:noProof/>
          <w:sz w:val="24"/>
          <w:szCs w:val="24"/>
          <w:lang w:eastAsia="ja-JP"/>
        </w:rPr>
      </w:pPr>
      <w:r w:rsidRPr="001B6CC0">
        <w:rPr>
          <w:noProof/>
          <w:lang w:val="en-US"/>
        </w:rPr>
        <w:t>Newness Upload Confirmation</w:t>
      </w:r>
      <w:r>
        <w:rPr>
          <w:noProof/>
        </w:rPr>
        <w:tab/>
      </w:r>
      <w:r>
        <w:rPr>
          <w:noProof/>
        </w:rPr>
        <w:fldChar w:fldCharType="begin"/>
      </w:r>
      <w:r>
        <w:rPr>
          <w:noProof/>
        </w:rPr>
        <w:instrText xml:space="preserve"> PAGEREF _Toc297209110 \h </w:instrText>
      </w:r>
      <w:r>
        <w:rPr>
          <w:noProof/>
        </w:rPr>
      </w:r>
      <w:r>
        <w:rPr>
          <w:noProof/>
        </w:rPr>
        <w:fldChar w:fldCharType="separate"/>
      </w:r>
      <w:r>
        <w:rPr>
          <w:noProof/>
        </w:rPr>
        <w:t>12</w:t>
      </w:r>
      <w:r>
        <w:rPr>
          <w:noProof/>
        </w:rPr>
        <w:fldChar w:fldCharType="end"/>
      </w:r>
    </w:p>
    <w:p w14:paraId="5846D249" w14:textId="77777777" w:rsidR="00C7265F" w:rsidRDefault="00C7265F">
      <w:pPr>
        <w:pStyle w:val="TOC2"/>
        <w:tabs>
          <w:tab w:val="right" w:leader="dot" w:pos="9343"/>
        </w:tabs>
        <w:rPr>
          <w:rFonts w:asciiTheme="minorHAnsi" w:eastAsiaTheme="minorEastAsia" w:hAnsiTheme="minorHAnsi" w:cstheme="minorBidi"/>
          <w:noProof/>
          <w:sz w:val="24"/>
          <w:szCs w:val="24"/>
          <w:lang w:eastAsia="ja-JP"/>
        </w:rPr>
      </w:pPr>
      <w:r w:rsidRPr="001B6CC0">
        <w:rPr>
          <w:noProof/>
          <w:lang w:val="en-US"/>
        </w:rPr>
        <w:t>Range Overview</w:t>
      </w:r>
      <w:r>
        <w:rPr>
          <w:noProof/>
        </w:rPr>
        <w:tab/>
      </w:r>
      <w:r>
        <w:rPr>
          <w:noProof/>
        </w:rPr>
        <w:fldChar w:fldCharType="begin"/>
      </w:r>
      <w:r>
        <w:rPr>
          <w:noProof/>
        </w:rPr>
        <w:instrText xml:space="preserve"> PAGEREF _Toc297209111 \h </w:instrText>
      </w:r>
      <w:r>
        <w:rPr>
          <w:noProof/>
        </w:rPr>
      </w:r>
      <w:r>
        <w:rPr>
          <w:noProof/>
        </w:rPr>
        <w:fldChar w:fldCharType="separate"/>
      </w:r>
      <w:r>
        <w:rPr>
          <w:noProof/>
        </w:rPr>
        <w:t>13</w:t>
      </w:r>
      <w:r>
        <w:rPr>
          <w:noProof/>
        </w:rPr>
        <w:fldChar w:fldCharType="end"/>
      </w:r>
    </w:p>
    <w:p w14:paraId="2FFE1735" w14:textId="77777777" w:rsidR="00C7265F" w:rsidRDefault="00C7265F">
      <w:pPr>
        <w:pStyle w:val="TOC2"/>
        <w:tabs>
          <w:tab w:val="right" w:leader="dot" w:pos="9343"/>
        </w:tabs>
        <w:rPr>
          <w:rFonts w:asciiTheme="minorHAnsi" w:eastAsiaTheme="minorEastAsia" w:hAnsiTheme="minorHAnsi" w:cstheme="minorBidi"/>
          <w:noProof/>
          <w:sz w:val="24"/>
          <w:szCs w:val="24"/>
          <w:lang w:eastAsia="ja-JP"/>
        </w:rPr>
      </w:pPr>
      <w:r w:rsidRPr="001B6CC0">
        <w:rPr>
          <w:noProof/>
          <w:lang w:val="en-US"/>
        </w:rPr>
        <w:t>Range Detail Page</w:t>
      </w:r>
      <w:r>
        <w:rPr>
          <w:noProof/>
        </w:rPr>
        <w:tab/>
      </w:r>
      <w:r>
        <w:rPr>
          <w:noProof/>
        </w:rPr>
        <w:fldChar w:fldCharType="begin"/>
      </w:r>
      <w:r>
        <w:rPr>
          <w:noProof/>
        </w:rPr>
        <w:instrText xml:space="preserve"> PAGEREF _Toc297209112 \h </w:instrText>
      </w:r>
      <w:r>
        <w:rPr>
          <w:noProof/>
        </w:rPr>
      </w:r>
      <w:r>
        <w:rPr>
          <w:noProof/>
        </w:rPr>
        <w:fldChar w:fldCharType="separate"/>
      </w:r>
      <w:r>
        <w:rPr>
          <w:noProof/>
        </w:rPr>
        <w:t>14</w:t>
      </w:r>
      <w:r>
        <w:rPr>
          <w:noProof/>
        </w:rPr>
        <w:fldChar w:fldCharType="end"/>
      </w:r>
    </w:p>
    <w:p w14:paraId="41CD1A2E" w14:textId="77777777" w:rsidR="00C7265F" w:rsidRDefault="00C7265F">
      <w:pPr>
        <w:pStyle w:val="TOC2"/>
        <w:tabs>
          <w:tab w:val="right" w:leader="dot" w:pos="9343"/>
        </w:tabs>
        <w:rPr>
          <w:rFonts w:asciiTheme="minorHAnsi" w:eastAsiaTheme="minorEastAsia" w:hAnsiTheme="minorHAnsi" w:cstheme="minorBidi"/>
          <w:noProof/>
          <w:sz w:val="24"/>
          <w:szCs w:val="24"/>
          <w:lang w:eastAsia="ja-JP"/>
        </w:rPr>
      </w:pPr>
      <w:r>
        <w:rPr>
          <w:noProof/>
        </w:rPr>
        <w:t>Batch Management Page</w:t>
      </w:r>
      <w:r>
        <w:rPr>
          <w:noProof/>
        </w:rPr>
        <w:tab/>
      </w:r>
      <w:r>
        <w:rPr>
          <w:noProof/>
        </w:rPr>
        <w:fldChar w:fldCharType="begin"/>
      </w:r>
      <w:r>
        <w:rPr>
          <w:noProof/>
        </w:rPr>
        <w:instrText xml:space="preserve"> PAGEREF _Toc297209113 \h </w:instrText>
      </w:r>
      <w:r>
        <w:rPr>
          <w:noProof/>
        </w:rPr>
      </w:r>
      <w:r>
        <w:rPr>
          <w:noProof/>
        </w:rPr>
        <w:fldChar w:fldCharType="separate"/>
      </w:r>
      <w:r>
        <w:rPr>
          <w:noProof/>
        </w:rPr>
        <w:t>15</w:t>
      </w:r>
      <w:r>
        <w:rPr>
          <w:noProof/>
        </w:rPr>
        <w:fldChar w:fldCharType="end"/>
      </w:r>
    </w:p>
    <w:p w14:paraId="74722CF3" w14:textId="77777777" w:rsidR="00C7265F" w:rsidRDefault="00C7265F">
      <w:pPr>
        <w:pStyle w:val="TOC2"/>
        <w:tabs>
          <w:tab w:val="right" w:leader="dot" w:pos="9343"/>
        </w:tabs>
        <w:rPr>
          <w:rFonts w:asciiTheme="minorHAnsi" w:eastAsiaTheme="minorEastAsia" w:hAnsiTheme="minorHAnsi" w:cstheme="minorBidi"/>
          <w:noProof/>
          <w:sz w:val="24"/>
          <w:szCs w:val="24"/>
          <w:lang w:eastAsia="ja-JP"/>
        </w:rPr>
      </w:pPr>
      <w:r w:rsidRPr="001B6CC0">
        <w:rPr>
          <w:noProof/>
          <w:lang w:val="en-US"/>
        </w:rPr>
        <w:t>ReRender</w:t>
      </w:r>
      <w:r>
        <w:rPr>
          <w:noProof/>
        </w:rPr>
        <w:tab/>
      </w:r>
      <w:r>
        <w:rPr>
          <w:noProof/>
        </w:rPr>
        <w:fldChar w:fldCharType="begin"/>
      </w:r>
      <w:r>
        <w:rPr>
          <w:noProof/>
        </w:rPr>
        <w:instrText xml:space="preserve"> PAGEREF _Toc297209114 \h </w:instrText>
      </w:r>
      <w:r>
        <w:rPr>
          <w:noProof/>
        </w:rPr>
      </w:r>
      <w:r>
        <w:rPr>
          <w:noProof/>
        </w:rPr>
        <w:fldChar w:fldCharType="separate"/>
      </w:r>
      <w:r>
        <w:rPr>
          <w:noProof/>
        </w:rPr>
        <w:t>16</w:t>
      </w:r>
      <w:r>
        <w:rPr>
          <w:noProof/>
        </w:rPr>
        <w:fldChar w:fldCharType="end"/>
      </w:r>
    </w:p>
    <w:p w14:paraId="5B33691A" w14:textId="77777777" w:rsidR="00C7265F" w:rsidRDefault="00C7265F">
      <w:pPr>
        <w:pStyle w:val="TOC2"/>
        <w:tabs>
          <w:tab w:val="right" w:leader="dot" w:pos="9343"/>
        </w:tabs>
        <w:rPr>
          <w:rFonts w:asciiTheme="minorHAnsi" w:eastAsiaTheme="minorEastAsia" w:hAnsiTheme="minorHAnsi" w:cstheme="minorBidi"/>
          <w:noProof/>
          <w:sz w:val="24"/>
          <w:szCs w:val="24"/>
          <w:lang w:eastAsia="ja-JP"/>
        </w:rPr>
      </w:pPr>
      <w:r w:rsidRPr="001B6CC0">
        <w:rPr>
          <w:noProof/>
          <w:lang w:val="en-US"/>
        </w:rPr>
        <w:t>Lookups</w:t>
      </w:r>
      <w:r>
        <w:rPr>
          <w:noProof/>
        </w:rPr>
        <w:tab/>
      </w:r>
      <w:r>
        <w:rPr>
          <w:noProof/>
        </w:rPr>
        <w:fldChar w:fldCharType="begin"/>
      </w:r>
      <w:r>
        <w:rPr>
          <w:noProof/>
        </w:rPr>
        <w:instrText xml:space="preserve"> PAGEREF _Toc297209115 \h </w:instrText>
      </w:r>
      <w:r>
        <w:rPr>
          <w:noProof/>
        </w:rPr>
      </w:r>
      <w:r>
        <w:rPr>
          <w:noProof/>
        </w:rPr>
        <w:fldChar w:fldCharType="separate"/>
      </w:r>
      <w:r>
        <w:rPr>
          <w:noProof/>
        </w:rPr>
        <w:t>17</w:t>
      </w:r>
      <w:r>
        <w:rPr>
          <w:noProof/>
        </w:rPr>
        <w:fldChar w:fldCharType="end"/>
      </w:r>
    </w:p>
    <w:p w14:paraId="5E53E9FA" w14:textId="77777777" w:rsidR="00C7265F" w:rsidRDefault="00C7265F">
      <w:pPr>
        <w:pStyle w:val="TOC2"/>
        <w:tabs>
          <w:tab w:val="right" w:leader="dot" w:pos="9343"/>
        </w:tabs>
        <w:rPr>
          <w:rFonts w:asciiTheme="minorHAnsi" w:eastAsiaTheme="minorEastAsia" w:hAnsiTheme="minorHAnsi" w:cstheme="minorBidi"/>
          <w:noProof/>
          <w:sz w:val="24"/>
          <w:szCs w:val="24"/>
          <w:lang w:eastAsia="ja-JP"/>
        </w:rPr>
      </w:pPr>
      <w:r w:rsidRPr="001B6CC0">
        <w:rPr>
          <w:noProof/>
          <w:lang w:val="en-US"/>
        </w:rPr>
        <w:t>Lookup Add New</w:t>
      </w:r>
      <w:r>
        <w:rPr>
          <w:noProof/>
        </w:rPr>
        <w:tab/>
      </w:r>
      <w:r>
        <w:rPr>
          <w:noProof/>
        </w:rPr>
        <w:fldChar w:fldCharType="begin"/>
      </w:r>
      <w:r>
        <w:rPr>
          <w:noProof/>
        </w:rPr>
        <w:instrText xml:space="preserve"> PAGEREF _Toc297209116 \h </w:instrText>
      </w:r>
      <w:r>
        <w:rPr>
          <w:noProof/>
        </w:rPr>
      </w:r>
      <w:r>
        <w:rPr>
          <w:noProof/>
        </w:rPr>
        <w:fldChar w:fldCharType="separate"/>
      </w:r>
      <w:r>
        <w:rPr>
          <w:noProof/>
        </w:rPr>
        <w:t>18</w:t>
      </w:r>
      <w:r>
        <w:rPr>
          <w:noProof/>
        </w:rPr>
        <w:fldChar w:fldCharType="end"/>
      </w:r>
    </w:p>
    <w:p w14:paraId="54440C5D" w14:textId="77777777" w:rsidR="00C7265F" w:rsidRDefault="00C7265F">
      <w:pPr>
        <w:pStyle w:val="TOC2"/>
        <w:tabs>
          <w:tab w:val="right" w:leader="dot" w:pos="9343"/>
        </w:tabs>
        <w:rPr>
          <w:rFonts w:asciiTheme="minorHAnsi" w:eastAsiaTheme="minorEastAsia" w:hAnsiTheme="minorHAnsi" w:cstheme="minorBidi"/>
          <w:noProof/>
          <w:sz w:val="24"/>
          <w:szCs w:val="24"/>
          <w:lang w:eastAsia="ja-JP"/>
        </w:rPr>
      </w:pPr>
      <w:r>
        <w:rPr>
          <w:noProof/>
        </w:rPr>
        <w:t>Admin</w:t>
      </w:r>
      <w:r>
        <w:rPr>
          <w:noProof/>
        </w:rPr>
        <w:tab/>
      </w:r>
      <w:r>
        <w:rPr>
          <w:noProof/>
        </w:rPr>
        <w:fldChar w:fldCharType="begin"/>
      </w:r>
      <w:r>
        <w:rPr>
          <w:noProof/>
        </w:rPr>
        <w:instrText xml:space="preserve"> PAGEREF _Toc297209117 \h </w:instrText>
      </w:r>
      <w:r>
        <w:rPr>
          <w:noProof/>
        </w:rPr>
      </w:r>
      <w:r>
        <w:rPr>
          <w:noProof/>
        </w:rPr>
        <w:fldChar w:fldCharType="separate"/>
      </w:r>
      <w:r>
        <w:rPr>
          <w:noProof/>
        </w:rPr>
        <w:t>19</w:t>
      </w:r>
      <w:r>
        <w:rPr>
          <w:noProof/>
        </w:rPr>
        <w:fldChar w:fldCharType="end"/>
      </w:r>
    </w:p>
    <w:p w14:paraId="519B1EE1" w14:textId="77777777" w:rsidR="00C7265F" w:rsidRDefault="00C7265F">
      <w:pPr>
        <w:pStyle w:val="TOC2"/>
        <w:tabs>
          <w:tab w:val="right" w:leader="dot" w:pos="9343"/>
        </w:tabs>
        <w:rPr>
          <w:rFonts w:asciiTheme="minorHAnsi" w:eastAsiaTheme="minorEastAsia" w:hAnsiTheme="minorHAnsi" w:cstheme="minorBidi"/>
          <w:noProof/>
          <w:sz w:val="24"/>
          <w:szCs w:val="24"/>
          <w:lang w:eastAsia="ja-JP"/>
        </w:rPr>
      </w:pPr>
      <w:r w:rsidRPr="001B6CC0">
        <w:rPr>
          <w:noProof/>
          <w:lang w:val="en-US"/>
        </w:rPr>
        <w:t>New User</w:t>
      </w:r>
      <w:r>
        <w:rPr>
          <w:noProof/>
        </w:rPr>
        <w:tab/>
      </w:r>
      <w:r>
        <w:rPr>
          <w:noProof/>
        </w:rPr>
        <w:fldChar w:fldCharType="begin"/>
      </w:r>
      <w:r>
        <w:rPr>
          <w:noProof/>
        </w:rPr>
        <w:instrText xml:space="preserve"> PAGEREF _Toc297209118 \h </w:instrText>
      </w:r>
      <w:r>
        <w:rPr>
          <w:noProof/>
        </w:rPr>
      </w:r>
      <w:r>
        <w:rPr>
          <w:noProof/>
        </w:rPr>
        <w:fldChar w:fldCharType="separate"/>
      </w:r>
      <w:r>
        <w:rPr>
          <w:noProof/>
        </w:rPr>
        <w:t>20</w:t>
      </w:r>
      <w:r>
        <w:rPr>
          <w:noProof/>
        </w:rPr>
        <w:fldChar w:fldCharType="end"/>
      </w:r>
    </w:p>
    <w:p w14:paraId="46FC8870" w14:textId="77777777" w:rsidR="00C7265F" w:rsidRDefault="00C7265F">
      <w:pPr>
        <w:pStyle w:val="TOC2"/>
        <w:tabs>
          <w:tab w:val="right" w:leader="dot" w:pos="9343"/>
        </w:tabs>
        <w:rPr>
          <w:rFonts w:asciiTheme="minorHAnsi" w:eastAsiaTheme="minorEastAsia" w:hAnsiTheme="minorHAnsi" w:cstheme="minorBidi"/>
          <w:noProof/>
          <w:sz w:val="24"/>
          <w:szCs w:val="24"/>
          <w:lang w:eastAsia="ja-JP"/>
        </w:rPr>
      </w:pPr>
      <w:r w:rsidRPr="001B6CC0">
        <w:rPr>
          <w:noProof/>
        </w:rPr>
        <w:t>Reports Selector</w:t>
      </w:r>
      <w:r>
        <w:rPr>
          <w:noProof/>
        </w:rPr>
        <w:tab/>
      </w:r>
      <w:r>
        <w:rPr>
          <w:noProof/>
        </w:rPr>
        <w:fldChar w:fldCharType="begin"/>
      </w:r>
      <w:r>
        <w:rPr>
          <w:noProof/>
        </w:rPr>
        <w:instrText xml:space="preserve"> PAGEREF _Toc297209119 \h </w:instrText>
      </w:r>
      <w:r>
        <w:rPr>
          <w:noProof/>
        </w:rPr>
      </w:r>
      <w:r>
        <w:rPr>
          <w:noProof/>
        </w:rPr>
        <w:fldChar w:fldCharType="separate"/>
      </w:r>
      <w:r>
        <w:rPr>
          <w:noProof/>
        </w:rPr>
        <w:t>21</w:t>
      </w:r>
      <w:r>
        <w:rPr>
          <w:noProof/>
        </w:rPr>
        <w:fldChar w:fldCharType="end"/>
      </w:r>
    </w:p>
    <w:p w14:paraId="610AFD56" w14:textId="77777777" w:rsidR="00C7265F" w:rsidRDefault="00C7265F">
      <w:pPr>
        <w:pStyle w:val="TOC2"/>
        <w:tabs>
          <w:tab w:val="right" w:leader="dot" w:pos="9343"/>
        </w:tabs>
        <w:rPr>
          <w:rFonts w:asciiTheme="minorHAnsi" w:eastAsiaTheme="minorEastAsia" w:hAnsiTheme="minorHAnsi" w:cstheme="minorBidi"/>
          <w:noProof/>
          <w:sz w:val="24"/>
          <w:szCs w:val="24"/>
          <w:lang w:eastAsia="ja-JP"/>
        </w:rPr>
      </w:pPr>
      <w:r w:rsidRPr="001B6CC0">
        <w:rPr>
          <w:noProof/>
          <w:lang w:val="en-US"/>
        </w:rPr>
        <w:t>Phase Status Report</w:t>
      </w:r>
      <w:r>
        <w:rPr>
          <w:noProof/>
        </w:rPr>
        <w:tab/>
      </w:r>
      <w:r>
        <w:rPr>
          <w:noProof/>
        </w:rPr>
        <w:fldChar w:fldCharType="begin"/>
      </w:r>
      <w:r>
        <w:rPr>
          <w:noProof/>
        </w:rPr>
        <w:instrText xml:space="preserve"> PAGEREF _Toc297209120 \h </w:instrText>
      </w:r>
      <w:r>
        <w:rPr>
          <w:noProof/>
        </w:rPr>
      </w:r>
      <w:r>
        <w:rPr>
          <w:noProof/>
        </w:rPr>
        <w:fldChar w:fldCharType="separate"/>
      </w:r>
      <w:r>
        <w:rPr>
          <w:noProof/>
        </w:rPr>
        <w:t>22</w:t>
      </w:r>
      <w:r>
        <w:rPr>
          <w:noProof/>
        </w:rPr>
        <w:fldChar w:fldCharType="end"/>
      </w:r>
    </w:p>
    <w:p w14:paraId="7DA5C579" w14:textId="77777777" w:rsidR="00C7265F" w:rsidRDefault="00C7265F">
      <w:pPr>
        <w:pStyle w:val="TOC2"/>
        <w:tabs>
          <w:tab w:val="right" w:leader="dot" w:pos="9343"/>
        </w:tabs>
        <w:rPr>
          <w:rFonts w:asciiTheme="minorHAnsi" w:eastAsiaTheme="minorEastAsia" w:hAnsiTheme="minorHAnsi" w:cstheme="minorBidi"/>
          <w:noProof/>
          <w:sz w:val="24"/>
          <w:szCs w:val="24"/>
          <w:lang w:eastAsia="ja-JP"/>
        </w:rPr>
      </w:pPr>
      <w:r w:rsidRPr="001B6CC0">
        <w:rPr>
          <w:noProof/>
          <w:lang w:val="en-US"/>
        </w:rPr>
        <w:t>Model Creation Report</w:t>
      </w:r>
      <w:r>
        <w:rPr>
          <w:noProof/>
        </w:rPr>
        <w:tab/>
      </w:r>
      <w:r>
        <w:rPr>
          <w:noProof/>
        </w:rPr>
        <w:fldChar w:fldCharType="begin"/>
      </w:r>
      <w:r>
        <w:rPr>
          <w:noProof/>
        </w:rPr>
        <w:instrText xml:space="preserve"> PAGEREF _Toc297209121 \h </w:instrText>
      </w:r>
      <w:r>
        <w:rPr>
          <w:noProof/>
        </w:rPr>
      </w:r>
      <w:r>
        <w:rPr>
          <w:noProof/>
        </w:rPr>
        <w:fldChar w:fldCharType="separate"/>
      </w:r>
      <w:r>
        <w:rPr>
          <w:noProof/>
        </w:rPr>
        <w:t>23</w:t>
      </w:r>
      <w:r>
        <w:rPr>
          <w:noProof/>
        </w:rPr>
        <w:fldChar w:fldCharType="end"/>
      </w:r>
    </w:p>
    <w:p w14:paraId="5B95AF1D" w14:textId="77777777" w:rsidR="00C7265F" w:rsidRDefault="00C7265F">
      <w:pPr>
        <w:pStyle w:val="TOC2"/>
        <w:tabs>
          <w:tab w:val="right" w:leader="dot" w:pos="9343"/>
        </w:tabs>
        <w:rPr>
          <w:rFonts w:asciiTheme="minorHAnsi" w:eastAsiaTheme="minorEastAsia" w:hAnsiTheme="minorHAnsi" w:cstheme="minorBidi"/>
          <w:noProof/>
          <w:sz w:val="24"/>
          <w:szCs w:val="24"/>
          <w:lang w:eastAsia="ja-JP"/>
        </w:rPr>
      </w:pPr>
      <w:r w:rsidRPr="001B6CC0">
        <w:rPr>
          <w:noProof/>
          <w:lang w:val="en-US"/>
        </w:rPr>
        <w:t>Fabric Status report</w:t>
      </w:r>
      <w:r>
        <w:rPr>
          <w:noProof/>
        </w:rPr>
        <w:tab/>
      </w:r>
      <w:r>
        <w:rPr>
          <w:noProof/>
        </w:rPr>
        <w:fldChar w:fldCharType="begin"/>
      </w:r>
      <w:r>
        <w:rPr>
          <w:noProof/>
        </w:rPr>
        <w:instrText xml:space="preserve"> PAGEREF _Toc297209122 \h </w:instrText>
      </w:r>
      <w:r>
        <w:rPr>
          <w:noProof/>
        </w:rPr>
      </w:r>
      <w:r>
        <w:rPr>
          <w:noProof/>
        </w:rPr>
        <w:fldChar w:fldCharType="separate"/>
      </w:r>
      <w:r>
        <w:rPr>
          <w:noProof/>
        </w:rPr>
        <w:t>24</w:t>
      </w:r>
      <w:r>
        <w:rPr>
          <w:noProof/>
        </w:rPr>
        <w:fldChar w:fldCharType="end"/>
      </w:r>
    </w:p>
    <w:p w14:paraId="186BC4A1" w14:textId="77777777" w:rsidR="00C7265F" w:rsidRDefault="00C7265F">
      <w:pPr>
        <w:pStyle w:val="TOC1"/>
        <w:tabs>
          <w:tab w:val="right" w:leader="dot" w:pos="9343"/>
        </w:tabs>
        <w:rPr>
          <w:rFonts w:asciiTheme="minorHAnsi" w:eastAsiaTheme="minorEastAsia" w:hAnsiTheme="minorHAnsi" w:cstheme="minorBidi"/>
          <w:noProof/>
          <w:sz w:val="24"/>
          <w:szCs w:val="24"/>
          <w:lang w:eastAsia="ja-JP"/>
        </w:rPr>
      </w:pPr>
      <w:r w:rsidRPr="001B6CC0">
        <w:rPr>
          <w:noProof/>
          <w:lang w:val="en-US"/>
        </w:rPr>
        <w:t>Import Business Logic</w:t>
      </w:r>
      <w:r>
        <w:rPr>
          <w:noProof/>
        </w:rPr>
        <w:tab/>
      </w:r>
      <w:r>
        <w:rPr>
          <w:noProof/>
        </w:rPr>
        <w:fldChar w:fldCharType="begin"/>
      </w:r>
      <w:r>
        <w:rPr>
          <w:noProof/>
        </w:rPr>
        <w:instrText xml:space="preserve"> PAGEREF _Toc297209123 \h </w:instrText>
      </w:r>
      <w:r>
        <w:rPr>
          <w:noProof/>
        </w:rPr>
      </w:r>
      <w:r>
        <w:rPr>
          <w:noProof/>
        </w:rPr>
        <w:fldChar w:fldCharType="separate"/>
      </w:r>
      <w:r>
        <w:rPr>
          <w:noProof/>
        </w:rPr>
        <w:t>24</w:t>
      </w:r>
      <w:r>
        <w:rPr>
          <w:noProof/>
        </w:rPr>
        <w:fldChar w:fldCharType="end"/>
      </w:r>
    </w:p>
    <w:p w14:paraId="796306D6" w14:textId="77777777" w:rsidR="00C7265F" w:rsidRDefault="00C7265F">
      <w:pPr>
        <w:pStyle w:val="TOC3"/>
        <w:tabs>
          <w:tab w:val="right" w:leader="dot" w:pos="9343"/>
        </w:tabs>
        <w:rPr>
          <w:rFonts w:asciiTheme="minorHAnsi" w:eastAsiaTheme="minorEastAsia" w:hAnsiTheme="minorHAnsi" w:cstheme="minorBidi"/>
          <w:noProof/>
          <w:sz w:val="24"/>
          <w:szCs w:val="24"/>
          <w:lang w:eastAsia="ja-JP"/>
        </w:rPr>
      </w:pPr>
      <w:r w:rsidRPr="001B6CC0">
        <w:rPr>
          <w:noProof/>
          <w:lang w:val="en-US"/>
        </w:rPr>
        <w:t>Detailed Estimate:-</w:t>
      </w:r>
      <w:r>
        <w:rPr>
          <w:noProof/>
        </w:rPr>
        <w:tab/>
      </w:r>
      <w:r>
        <w:rPr>
          <w:noProof/>
        </w:rPr>
        <w:fldChar w:fldCharType="begin"/>
      </w:r>
      <w:r>
        <w:rPr>
          <w:noProof/>
        </w:rPr>
        <w:instrText xml:space="preserve"> PAGEREF _Toc297209124 \h </w:instrText>
      </w:r>
      <w:r>
        <w:rPr>
          <w:noProof/>
        </w:rPr>
      </w:r>
      <w:r>
        <w:rPr>
          <w:noProof/>
        </w:rPr>
        <w:fldChar w:fldCharType="separate"/>
      </w:r>
      <w:r>
        <w:rPr>
          <w:noProof/>
        </w:rPr>
        <w:t>24</w:t>
      </w:r>
      <w:r>
        <w:rPr>
          <w:noProof/>
        </w:rPr>
        <w:fldChar w:fldCharType="end"/>
      </w:r>
    </w:p>
    <w:p w14:paraId="670A4257" w14:textId="77777777" w:rsidR="00C7265F" w:rsidRDefault="00C7265F">
      <w:pPr>
        <w:pStyle w:val="TOC3"/>
        <w:tabs>
          <w:tab w:val="right" w:leader="dot" w:pos="9343"/>
        </w:tabs>
        <w:rPr>
          <w:rFonts w:asciiTheme="minorHAnsi" w:eastAsiaTheme="minorEastAsia" w:hAnsiTheme="minorHAnsi" w:cstheme="minorBidi"/>
          <w:noProof/>
          <w:sz w:val="24"/>
          <w:szCs w:val="24"/>
          <w:lang w:eastAsia="ja-JP"/>
        </w:rPr>
      </w:pPr>
      <w:r w:rsidRPr="001B6CC0">
        <w:rPr>
          <w:noProof/>
          <w:lang w:val="en-US"/>
        </w:rPr>
        <w:t>Costing Approved:-</w:t>
      </w:r>
      <w:r>
        <w:rPr>
          <w:noProof/>
        </w:rPr>
        <w:tab/>
      </w:r>
      <w:r>
        <w:rPr>
          <w:noProof/>
        </w:rPr>
        <w:fldChar w:fldCharType="begin"/>
      </w:r>
      <w:r>
        <w:rPr>
          <w:noProof/>
        </w:rPr>
        <w:instrText xml:space="preserve"> PAGEREF _Toc297209125 \h </w:instrText>
      </w:r>
      <w:r>
        <w:rPr>
          <w:noProof/>
        </w:rPr>
      </w:r>
      <w:r>
        <w:rPr>
          <w:noProof/>
        </w:rPr>
        <w:fldChar w:fldCharType="separate"/>
      </w:r>
      <w:r>
        <w:rPr>
          <w:noProof/>
        </w:rPr>
        <w:t>24</w:t>
      </w:r>
      <w:r>
        <w:rPr>
          <w:noProof/>
        </w:rPr>
        <w:fldChar w:fldCharType="end"/>
      </w:r>
    </w:p>
    <w:p w14:paraId="0F9FF487" w14:textId="77777777" w:rsidR="00C7265F" w:rsidRDefault="00C7265F">
      <w:pPr>
        <w:pStyle w:val="TOC1"/>
        <w:tabs>
          <w:tab w:val="right" w:leader="dot" w:pos="9343"/>
        </w:tabs>
        <w:rPr>
          <w:rFonts w:asciiTheme="minorHAnsi" w:eastAsiaTheme="minorEastAsia" w:hAnsiTheme="minorHAnsi" w:cstheme="minorBidi"/>
          <w:noProof/>
          <w:sz w:val="24"/>
          <w:szCs w:val="24"/>
          <w:lang w:eastAsia="ja-JP"/>
        </w:rPr>
      </w:pPr>
      <w:r w:rsidRPr="001B6CC0">
        <w:rPr>
          <w:noProof/>
          <w:lang w:val="en-US"/>
        </w:rPr>
        <w:t>Name:</w:t>
      </w:r>
      <w:r>
        <w:rPr>
          <w:noProof/>
        </w:rPr>
        <w:tab/>
      </w:r>
      <w:r>
        <w:rPr>
          <w:noProof/>
        </w:rPr>
        <w:fldChar w:fldCharType="begin"/>
      </w:r>
      <w:r>
        <w:rPr>
          <w:noProof/>
        </w:rPr>
        <w:instrText xml:space="preserve"> PAGEREF _Toc297209126 \h </w:instrText>
      </w:r>
      <w:r>
        <w:rPr>
          <w:noProof/>
        </w:rPr>
      </w:r>
      <w:r>
        <w:rPr>
          <w:noProof/>
        </w:rPr>
        <w:fldChar w:fldCharType="separate"/>
      </w:r>
      <w:r>
        <w:rPr>
          <w:noProof/>
        </w:rPr>
        <w:t>24</w:t>
      </w:r>
      <w:r>
        <w:rPr>
          <w:noProof/>
        </w:rPr>
        <w:fldChar w:fldCharType="end"/>
      </w:r>
    </w:p>
    <w:p w14:paraId="06748842" w14:textId="77777777" w:rsidR="00C7265F" w:rsidRDefault="00C7265F">
      <w:pPr>
        <w:pStyle w:val="TOC1"/>
        <w:tabs>
          <w:tab w:val="right" w:leader="dot" w:pos="9343"/>
        </w:tabs>
        <w:rPr>
          <w:rFonts w:asciiTheme="minorHAnsi" w:eastAsiaTheme="minorEastAsia" w:hAnsiTheme="minorHAnsi" w:cstheme="minorBidi"/>
          <w:noProof/>
          <w:sz w:val="24"/>
          <w:szCs w:val="24"/>
          <w:lang w:eastAsia="ja-JP"/>
        </w:rPr>
      </w:pPr>
      <w:r w:rsidRPr="001B6CC0">
        <w:rPr>
          <w:noProof/>
          <w:color w:val="808080"/>
          <w:lang w:val="en-US"/>
        </w:rPr>
        <w:t>(Insert name here)</w:t>
      </w:r>
      <w:r>
        <w:rPr>
          <w:noProof/>
        </w:rPr>
        <w:tab/>
      </w:r>
      <w:r>
        <w:rPr>
          <w:noProof/>
        </w:rPr>
        <w:fldChar w:fldCharType="begin"/>
      </w:r>
      <w:r>
        <w:rPr>
          <w:noProof/>
        </w:rPr>
        <w:instrText xml:space="preserve"> PAGEREF _Toc297209127 \h </w:instrText>
      </w:r>
      <w:r>
        <w:rPr>
          <w:noProof/>
        </w:rPr>
      </w:r>
      <w:r>
        <w:rPr>
          <w:noProof/>
        </w:rPr>
        <w:fldChar w:fldCharType="separate"/>
      </w:r>
      <w:r>
        <w:rPr>
          <w:noProof/>
        </w:rPr>
        <w:t>24</w:t>
      </w:r>
      <w:r>
        <w:rPr>
          <w:noProof/>
        </w:rPr>
        <w:fldChar w:fldCharType="end"/>
      </w:r>
    </w:p>
    <w:p w14:paraId="3F9BFBB5" w14:textId="77777777" w:rsidR="00C7265F" w:rsidRDefault="00C7265F">
      <w:pPr>
        <w:pStyle w:val="TOC1"/>
        <w:tabs>
          <w:tab w:val="right" w:leader="dot" w:pos="9343"/>
        </w:tabs>
        <w:rPr>
          <w:rFonts w:asciiTheme="minorHAnsi" w:eastAsiaTheme="minorEastAsia" w:hAnsiTheme="minorHAnsi" w:cstheme="minorBidi"/>
          <w:noProof/>
          <w:sz w:val="24"/>
          <w:szCs w:val="24"/>
          <w:lang w:eastAsia="ja-JP"/>
        </w:rPr>
      </w:pPr>
      <w:r w:rsidRPr="001B6CC0">
        <w:rPr>
          <w:noProof/>
          <w:lang w:val="en-US"/>
        </w:rPr>
        <w:t>Date:</w:t>
      </w:r>
      <w:r>
        <w:rPr>
          <w:noProof/>
        </w:rPr>
        <w:tab/>
      </w:r>
      <w:r>
        <w:rPr>
          <w:noProof/>
        </w:rPr>
        <w:fldChar w:fldCharType="begin"/>
      </w:r>
      <w:r>
        <w:rPr>
          <w:noProof/>
        </w:rPr>
        <w:instrText xml:space="preserve"> PAGEREF _Toc297209128 \h </w:instrText>
      </w:r>
      <w:r>
        <w:rPr>
          <w:noProof/>
        </w:rPr>
      </w:r>
      <w:r>
        <w:rPr>
          <w:noProof/>
        </w:rPr>
        <w:fldChar w:fldCharType="separate"/>
      </w:r>
      <w:r>
        <w:rPr>
          <w:noProof/>
        </w:rPr>
        <w:t>24</w:t>
      </w:r>
      <w:r>
        <w:rPr>
          <w:noProof/>
        </w:rPr>
        <w:fldChar w:fldCharType="end"/>
      </w:r>
    </w:p>
    <w:p w14:paraId="5E141D47" w14:textId="77777777" w:rsidR="00C7265F" w:rsidRDefault="00C7265F">
      <w:pPr>
        <w:pStyle w:val="TOC1"/>
        <w:tabs>
          <w:tab w:val="right" w:leader="dot" w:pos="9343"/>
        </w:tabs>
        <w:rPr>
          <w:rFonts w:asciiTheme="minorHAnsi" w:eastAsiaTheme="minorEastAsia" w:hAnsiTheme="minorHAnsi" w:cstheme="minorBidi"/>
          <w:noProof/>
          <w:sz w:val="24"/>
          <w:szCs w:val="24"/>
          <w:lang w:eastAsia="ja-JP"/>
        </w:rPr>
      </w:pPr>
      <w:r w:rsidRPr="001B6CC0">
        <w:rPr>
          <w:noProof/>
          <w:color w:val="808080"/>
          <w:lang w:val="en-US"/>
        </w:rPr>
        <w:t>(dd/mm/yy)</w:t>
      </w:r>
      <w:r>
        <w:rPr>
          <w:noProof/>
        </w:rPr>
        <w:tab/>
      </w:r>
      <w:r>
        <w:rPr>
          <w:noProof/>
        </w:rPr>
        <w:fldChar w:fldCharType="begin"/>
      </w:r>
      <w:r>
        <w:rPr>
          <w:noProof/>
        </w:rPr>
        <w:instrText xml:space="preserve"> PAGEREF _Toc297209129 \h </w:instrText>
      </w:r>
      <w:r>
        <w:rPr>
          <w:noProof/>
        </w:rPr>
      </w:r>
      <w:r>
        <w:rPr>
          <w:noProof/>
        </w:rPr>
        <w:fldChar w:fldCharType="separate"/>
      </w:r>
      <w:r>
        <w:rPr>
          <w:noProof/>
        </w:rPr>
        <w:t>24</w:t>
      </w:r>
      <w:r>
        <w:rPr>
          <w:noProof/>
        </w:rPr>
        <w:fldChar w:fldCharType="end"/>
      </w:r>
    </w:p>
    <w:p w14:paraId="44B4146B" w14:textId="77777777" w:rsidR="00C7265F" w:rsidRDefault="00C7265F">
      <w:pPr>
        <w:pStyle w:val="TOC1"/>
        <w:tabs>
          <w:tab w:val="right" w:leader="dot" w:pos="9343"/>
        </w:tabs>
        <w:rPr>
          <w:rFonts w:asciiTheme="minorHAnsi" w:eastAsiaTheme="minorEastAsia" w:hAnsiTheme="minorHAnsi" w:cstheme="minorBidi"/>
          <w:noProof/>
          <w:sz w:val="24"/>
          <w:szCs w:val="24"/>
          <w:lang w:eastAsia="ja-JP"/>
        </w:rPr>
      </w:pPr>
      <w:r w:rsidRPr="001B6CC0">
        <w:rPr>
          <w:noProof/>
          <w:u w:val="single"/>
          <w:lang w:val="en-US"/>
        </w:rPr>
        <w:t>Approval Signatures</w:t>
      </w:r>
      <w:r>
        <w:rPr>
          <w:noProof/>
        </w:rPr>
        <w:tab/>
      </w:r>
      <w:r>
        <w:rPr>
          <w:noProof/>
        </w:rPr>
        <w:fldChar w:fldCharType="begin"/>
      </w:r>
      <w:r>
        <w:rPr>
          <w:noProof/>
        </w:rPr>
        <w:instrText xml:space="preserve"> PAGEREF _Toc297209130 \h </w:instrText>
      </w:r>
      <w:r>
        <w:rPr>
          <w:noProof/>
        </w:rPr>
      </w:r>
      <w:r>
        <w:rPr>
          <w:noProof/>
        </w:rPr>
        <w:fldChar w:fldCharType="separate"/>
      </w:r>
      <w:r>
        <w:rPr>
          <w:noProof/>
        </w:rPr>
        <w:t>24</w:t>
      </w:r>
      <w:r>
        <w:rPr>
          <w:noProof/>
        </w:rPr>
        <w:fldChar w:fldCharType="end"/>
      </w:r>
    </w:p>
    <w:p w14:paraId="16F6FBA8" w14:textId="77777777" w:rsidR="004F08FF" w:rsidRDefault="004F08FF" w:rsidP="004F08FF">
      <w:pPr>
        <w:pStyle w:val="TOC1"/>
        <w:jc w:val="both"/>
      </w:pPr>
      <w:r>
        <w:fldChar w:fldCharType="end"/>
      </w:r>
    </w:p>
    <w:p w14:paraId="1C2117D4" w14:textId="77777777" w:rsidR="004F08FF" w:rsidRPr="00BF5E99" w:rsidRDefault="004F08FF" w:rsidP="004F08FF">
      <w:pPr>
        <w:jc w:val="both"/>
      </w:pPr>
    </w:p>
    <w:p w14:paraId="3C9BD18B" w14:textId="77777777" w:rsidR="00AC7B95" w:rsidRDefault="004F08FF" w:rsidP="00982D05">
      <w:pPr>
        <w:pStyle w:val="Heading1"/>
        <w:jc w:val="both"/>
        <w:rPr>
          <w:lang w:val="en-US"/>
        </w:rPr>
      </w:pPr>
      <w:r>
        <w:rPr>
          <w:lang w:val="en-US"/>
        </w:rPr>
        <w:lastRenderedPageBreak/>
        <w:br w:type="page"/>
      </w:r>
    </w:p>
    <w:p w14:paraId="40C29DCF" w14:textId="77777777" w:rsidR="00AC7B95" w:rsidRDefault="00787291" w:rsidP="00AC7B95">
      <w:pPr>
        <w:pStyle w:val="Heading1"/>
        <w:rPr>
          <w:lang w:val="en-US"/>
        </w:rPr>
      </w:pPr>
      <w:bookmarkStart w:id="51" w:name="_Toc297209088"/>
      <w:r>
        <w:rPr>
          <w:lang w:val="en-US"/>
        </w:rPr>
        <w:lastRenderedPageBreak/>
        <w:t>Introduction</w:t>
      </w:r>
      <w:bookmarkEnd w:id="51"/>
    </w:p>
    <w:p w14:paraId="052CDFA6" w14:textId="77777777" w:rsidR="00787291" w:rsidRPr="00787291" w:rsidRDefault="00787291" w:rsidP="00787291">
      <w:r>
        <w:t>Currently the automation used for delivering Next 3d assets is driven via a custom Schawk designed brief, whilst this has served us well in producing the necessary work it is proving difficult for the client to populate and maintain this brief. Next are looking to take an extract straight out of their buyers range plan (internally built ERP system). At the same time where practical we are going to stop using item names (sizes, fabrics, colours etc.) and start using reference codes which will reduce the risk of mismatch as items change name through this production process.</w:t>
      </w:r>
    </w:p>
    <w:p w14:paraId="258CA7CB" w14:textId="77777777" w:rsidR="00AC7B95" w:rsidRDefault="00AC7B95" w:rsidP="00AC7B95">
      <w:pPr>
        <w:pStyle w:val="Heading1"/>
      </w:pPr>
    </w:p>
    <w:p w14:paraId="200DCAF9" w14:textId="77777777" w:rsidR="00AC7B95" w:rsidRDefault="00787291" w:rsidP="00AC7B95">
      <w:pPr>
        <w:pStyle w:val="Heading1"/>
      </w:pPr>
      <w:bookmarkStart w:id="52" w:name="_Toc297209089"/>
      <w:r>
        <w:t>Data Elements</w:t>
      </w:r>
      <w:bookmarkEnd w:id="52"/>
    </w:p>
    <w:p w14:paraId="4C307D16" w14:textId="77777777" w:rsidR="00787291" w:rsidRDefault="00787291" w:rsidP="00787291">
      <w:r>
        <w:t>Currently we take the following data elements out of the brief</w:t>
      </w:r>
      <w:r w:rsidR="00416D6A">
        <w:t>;</w:t>
      </w:r>
    </w:p>
    <w:p w14:paraId="7B3B8B88" w14:textId="77777777" w:rsidR="00787291" w:rsidRDefault="00787291" w:rsidP="00787291">
      <w:pPr>
        <w:pStyle w:val="ListParagraph"/>
        <w:numPr>
          <w:ilvl w:val="0"/>
          <w:numId w:val="19"/>
        </w:numPr>
      </w:pPr>
      <w:r>
        <w:t>Range (e.g. Garda)</w:t>
      </w:r>
    </w:p>
    <w:p w14:paraId="3664D8BE" w14:textId="77777777" w:rsidR="00787291" w:rsidRDefault="00787291" w:rsidP="00787291">
      <w:pPr>
        <w:pStyle w:val="ListParagraph"/>
        <w:numPr>
          <w:ilvl w:val="0"/>
          <w:numId w:val="19"/>
        </w:numPr>
      </w:pPr>
      <w:r>
        <w:t>Size  (e.g. Footstool)</w:t>
      </w:r>
    </w:p>
    <w:p w14:paraId="55DBC012" w14:textId="77777777" w:rsidR="00787291" w:rsidRDefault="00787291" w:rsidP="00787291">
      <w:pPr>
        <w:pStyle w:val="ListParagraph"/>
        <w:numPr>
          <w:ilvl w:val="0"/>
          <w:numId w:val="19"/>
        </w:numPr>
      </w:pPr>
      <w:r>
        <w:t>Fabric</w:t>
      </w:r>
    </w:p>
    <w:p w14:paraId="6A646494" w14:textId="77777777" w:rsidR="00787291" w:rsidRDefault="00787291" w:rsidP="00787291">
      <w:pPr>
        <w:pStyle w:val="ListParagraph"/>
        <w:numPr>
          <w:ilvl w:val="0"/>
          <w:numId w:val="19"/>
        </w:numPr>
      </w:pPr>
      <w:r>
        <w:t>Fabric Colour</w:t>
      </w:r>
    </w:p>
    <w:p w14:paraId="28736D24" w14:textId="77777777" w:rsidR="00787291" w:rsidRDefault="00787291" w:rsidP="00787291">
      <w:pPr>
        <w:pStyle w:val="ListParagraph"/>
        <w:numPr>
          <w:ilvl w:val="0"/>
          <w:numId w:val="19"/>
        </w:numPr>
      </w:pPr>
      <w:r>
        <w:t>Foot Type</w:t>
      </w:r>
    </w:p>
    <w:p w14:paraId="6F2EBCB7" w14:textId="77777777" w:rsidR="00787291" w:rsidRDefault="00787291" w:rsidP="00787291">
      <w:pPr>
        <w:pStyle w:val="ListParagraph"/>
        <w:numPr>
          <w:ilvl w:val="0"/>
          <w:numId w:val="19"/>
        </w:numPr>
      </w:pPr>
      <w:r>
        <w:t>Foot Colour</w:t>
      </w:r>
    </w:p>
    <w:p w14:paraId="6F0AB2FC" w14:textId="77777777" w:rsidR="00787291" w:rsidRDefault="00787291" w:rsidP="00787291">
      <w:pPr>
        <w:pStyle w:val="ListParagraph"/>
        <w:numPr>
          <w:ilvl w:val="0"/>
          <w:numId w:val="19"/>
        </w:numPr>
      </w:pPr>
      <w:r>
        <w:t>State (Open / Closed)</w:t>
      </w:r>
    </w:p>
    <w:p w14:paraId="358EA9D6" w14:textId="18DF7B2E" w:rsidR="003557B3" w:rsidRDefault="003557B3" w:rsidP="00787291">
      <w:pPr>
        <w:pStyle w:val="ListParagraph"/>
        <w:numPr>
          <w:ilvl w:val="0"/>
          <w:numId w:val="19"/>
        </w:numPr>
      </w:pPr>
      <w:r>
        <w:t>Detail Code (DWOM bedrooms only)</w:t>
      </w:r>
    </w:p>
    <w:p w14:paraId="08816D27" w14:textId="77777777" w:rsidR="00787291" w:rsidRDefault="00787291" w:rsidP="00787291">
      <w:pPr>
        <w:pStyle w:val="ListParagraph"/>
        <w:numPr>
          <w:ilvl w:val="0"/>
          <w:numId w:val="19"/>
        </w:numPr>
      </w:pPr>
      <w:r>
        <w:t>Camera Angles needed</w:t>
      </w:r>
    </w:p>
    <w:p w14:paraId="68453187" w14:textId="77777777" w:rsidR="00416D6A" w:rsidRDefault="00416D6A" w:rsidP="00787291">
      <w:pPr>
        <w:pStyle w:val="ListParagraph"/>
        <w:numPr>
          <w:ilvl w:val="0"/>
          <w:numId w:val="19"/>
        </w:numPr>
      </w:pPr>
      <w:r>
        <w:t>Wrap direction</w:t>
      </w:r>
      <w:r w:rsidR="00206F0E">
        <w:t xml:space="preserve"> / piping</w:t>
      </w:r>
      <w:r>
        <w:t xml:space="preserve"> options</w:t>
      </w:r>
    </w:p>
    <w:p w14:paraId="418A095F" w14:textId="77777777" w:rsidR="00787291" w:rsidRDefault="00787291" w:rsidP="00787291"/>
    <w:p w14:paraId="6796489E" w14:textId="293DD330" w:rsidR="00BA261C" w:rsidRDefault="00B150E2" w:rsidP="00787291">
      <w:r>
        <w:t>At</w:t>
      </w:r>
      <w:r w:rsidR="00BA261C">
        <w:t xml:space="preserve"> a later point in time </w:t>
      </w:r>
      <w:r>
        <w:t xml:space="preserve">we </w:t>
      </w:r>
      <w:r w:rsidR="00BA261C">
        <w:t xml:space="preserve">receive </w:t>
      </w:r>
      <w:r w:rsidR="00416D6A">
        <w:t xml:space="preserve">a </w:t>
      </w:r>
      <w:commentRangeStart w:id="53"/>
      <w:commentRangeStart w:id="54"/>
      <w:r w:rsidR="00416D6A">
        <w:t xml:space="preserve">6-2-6 </w:t>
      </w:r>
      <w:commentRangeEnd w:id="53"/>
      <w:r w:rsidR="006A4DCB">
        <w:rPr>
          <w:rStyle w:val="CommentReference"/>
        </w:rPr>
        <w:commentReference w:id="53"/>
      </w:r>
      <w:commentRangeEnd w:id="54"/>
      <w:r w:rsidR="00F62C96">
        <w:rPr>
          <w:rStyle w:val="CommentReference"/>
        </w:rPr>
        <w:commentReference w:id="54"/>
      </w:r>
      <w:r w:rsidR="00416D6A">
        <w:t>code which w</w:t>
      </w:r>
      <w:r w:rsidR="00D44AB9">
        <w:t>e have to rename all renders to</w:t>
      </w:r>
      <w:r w:rsidR="00416D6A">
        <w:t xml:space="preserve"> including range, size, fabric, fabric colour, foot type and foot colour in the meta data.</w:t>
      </w:r>
    </w:p>
    <w:p w14:paraId="0B6CBDB4" w14:textId="77777777" w:rsidR="00416D6A" w:rsidRDefault="00416D6A" w:rsidP="00787291"/>
    <w:p w14:paraId="65B64FDF" w14:textId="03A65D15" w:rsidR="00416D6A" w:rsidRDefault="00416D6A" w:rsidP="00787291">
      <w:r>
        <w:t>In future we will use the following data elements</w:t>
      </w:r>
      <w:r w:rsidR="000468C2">
        <w:t xml:space="preserve"> to drive the render process:</w:t>
      </w:r>
    </w:p>
    <w:p w14:paraId="5C50EB31" w14:textId="77777777" w:rsidR="003557B3" w:rsidRDefault="003557B3" w:rsidP="00787291"/>
    <w:tbl>
      <w:tblPr>
        <w:tblStyle w:val="TableGrid"/>
        <w:tblW w:w="9464" w:type="dxa"/>
        <w:tblLook w:val="0480" w:firstRow="0" w:lastRow="0" w:firstColumn="1" w:lastColumn="0" w:noHBand="0" w:noVBand="1"/>
      </w:tblPr>
      <w:tblGrid>
        <w:gridCol w:w="2392"/>
        <w:gridCol w:w="7072"/>
      </w:tblGrid>
      <w:tr w:rsidR="00AD1CF4" w14:paraId="69C4FBD8" w14:textId="77777777" w:rsidTr="000468C2">
        <w:tc>
          <w:tcPr>
            <w:tcW w:w="2392" w:type="dxa"/>
          </w:tcPr>
          <w:p w14:paraId="12FCC980" w14:textId="5B23123E" w:rsidR="00AD1CF4" w:rsidRPr="00AD1CF4" w:rsidRDefault="00AD1CF4" w:rsidP="00787291">
            <w:pPr>
              <w:rPr>
                <w:b/>
                <w:highlight w:val="yellow"/>
              </w:rPr>
            </w:pPr>
            <w:r w:rsidRPr="00AD1CF4">
              <w:rPr>
                <w:b/>
              </w:rPr>
              <w:t>Data Element</w:t>
            </w:r>
          </w:p>
        </w:tc>
        <w:tc>
          <w:tcPr>
            <w:tcW w:w="7072" w:type="dxa"/>
          </w:tcPr>
          <w:p w14:paraId="06CAE601" w14:textId="7F4C3313" w:rsidR="00AD1CF4" w:rsidRPr="000468C2" w:rsidRDefault="000468C2" w:rsidP="00787291">
            <w:pPr>
              <w:rPr>
                <w:b/>
              </w:rPr>
            </w:pPr>
            <w:r w:rsidRPr="000468C2">
              <w:rPr>
                <w:b/>
              </w:rPr>
              <w:t>Explanation</w:t>
            </w:r>
          </w:p>
        </w:tc>
      </w:tr>
      <w:tr w:rsidR="00AD1CF4" w14:paraId="2F837CC2" w14:textId="77777777" w:rsidTr="000468C2">
        <w:tc>
          <w:tcPr>
            <w:tcW w:w="2392" w:type="dxa"/>
          </w:tcPr>
          <w:p w14:paraId="7181AAFC" w14:textId="7B1031FF" w:rsidR="00AD1CF4" w:rsidRDefault="00D321F1" w:rsidP="00787291">
            <w:r>
              <w:t>RangeID</w:t>
            </w:r>
          </w:p>
        </w:tc>
        <w:tc>
          <w:tcPr>
            <w:tcW w:w="7072" w:type="dxa"/>
          </w:tcPr>
          <w:p w14:paraId="168975A4" w14:textId="38B4E5FE" w:rsidR="000468C2" w:rsidRPr="00A4367D" w:rsidRDefault="00D321F1" w:rsidP="006A4DCB">
            <w:pPr>
              <w:rPr>
                <w:color w:val="FF0000"/>
              </w:rPr>
            </w:pPr>
            <w:commentRangeStart w:id="55"/>
            <w:commentRangeStart w:id="56"/>
            <w:r>
              <w:t xml:space="preserve">4 digit SGK ID </w:t>
            </w:r>
            <w:commentRangeEnd w:id="55"/>
            <w:r w:rsidR="006A4DCB">
              <w:rPr>
                <w:rStyle w:val="CommentReference"/>
              </w:rPr>
              <w:commentReference w:id="55"/>
            </w:r>
            <w:commentRangeEnd w:id="56"/>
            <w:r w:rsidR="00C06245">
              <w:rPr>
                <w:rStyle w:val="CommentReference"/>
              </w:rPr>
              <w:commentReference w:id="56"/>
            </w:r>
            <w:r>
              <w:t>system generated</w:t>
            </w:r>
            <w:r w:rsidR="00A4367D">
              <w:t xml:space="preserve"> </w:t>
            </w:r>
          </w:p>
        </w:tc>
      </w:tr>
      <w:tr w:rsidR="00AD1CF4" w14:paraId="73BDBB02" w14:textId="77777777" w:rsidTr="000468C2">
        <w:tc>
          <w:tcPr>
            <w:tcW w:w="2392" w:type="dxa"/>
          </w:tcPr>
          <w:p w14:paraId="6255E030" w14:textId="3F035EBB" w:rsidR="00AD1CF4" w:rsidRDefault="00AD1CF4" w:rsidP="00787291">
            <w:r>
              <w:t>Option</w:t>
            </w:r>
          </w:p>
        </w:tc>
        <w:tc>
          <w:tcPr>
            <w:tcW w:w="7072" w:type="dxa"/>
          </w:tcPr>
          <w:p w14:paraId="242237D8" w14:textId="78A06CF0" w:rsidR="000468C2" w:rsidRDefault="00AD1CF4" w:rsidP="000468C2">
            <w:r>
              <w:t xml:space="preserve">2 digit </w:t>
            </w:r>
            <w:r w:rsidR="000468C2">
              <w:t xml:space="preserve">numeric </w:t>
            </w:r>
            <w:r>
              <w:t>code identifying product</w:t>
            </w:r>
            <w:r w:rsidR="000468C2">
              <w:t xml:space="preserve"> size</w:t>
            </w:r>
          </w:p>
          <w:p w14:paraId="138676BE" w14:textId="646273AD" w:rsidR="00AD1CF4" w:rsidRDefault="00AD1CF4" w:rsidP="000468C2">
            <w:r>
              <w:t xml:space="preserve">(e.g. 06 = </w:t>
            </w:r>
            <w:r w:rsidR="000468C2">
              <w:t xml:space="preserve">Chair </w:t>
            </w:r>
            <w:r>
              <w:t>(1</w:t>
            </w:r>
            <w:r w:rsidR="000468C2">
              <w:t>Seat) for all fabric ranges)</w:t>
            </w:r>
          </w:p>
        </w:tc>
      </w:tr>
      <w:tr w:rsidR="00AD1CF4" w14:paraId="144C7B26" w14:textId="77777777" w:rsidTr="000468C2">
        <w:tc>
          <w:tcPr>
            <w:tcW w:w="2392" w:type="dxa"/>
          </w:tcPr>
          <w:p w14:paraId="50BC2C1E" w14:textId="4FC5103E" w:rsidR="00AD1CF4" w:rsidRDefault="00AD1CF4" w:rsidP="00787291">
            <w:r>
              <w:t>Fabric item Number</w:t>
            </w:r>
          </w:p>
        </w:tc>
        <w:tc>
          <w:tcPr>
            <w:tcW w:w="7072" w:type="dxa"/>
          </w:tcPr>
          <w:p w14:paraId="7BF0856B" w14:textId="7829AD20" w:rsidR="00AD1CF4" w:rsidRDefault="00AD1CF4" w:rsidP="00AD1CF4">
            <w:r>
              <w:t xml:space="preserve">6 digit </w:t>
            </w:r>
            <w:r w:rsidR="000468C2">
              <w:t xml:space="preserve">numeric </w:t>
            </w:r>
            <w:r>
              <w:t>code identifying fabric type and colour</w:t>
            </w:r>
          </w:p>
          <w:p w14:paraId="5DF5666B" w14:textId="3E1C1DA8" w:rsidR="000468C2" w:rsidRDefault="000468C2" w:rsidP="000468C2">
            <w:r>
              <w:t xml:space="preserve">(e.g. </w:t>
            </w:r>
            <w:r w:rsidR="00B150E2">
              <w:t>393432 = Woollen Check Kinross,</w:t>
            </w:r>
            <w:r>
              <w:t xml:space="preserve"> Ochre)</w:t>
            </w:r>
          </w:p>
        </w:tc>
      </w:tr>
      <w:tr w:rsidR="00AD1CF4" w14:paraId="532D5F93" w14:textId="77777777" w:rsidTr="000468C2">
        <w:tc>
          <w:tcPr>
            <w:tcW w:w="2392" w:type="dxa"/>
          </w:tcPr>
          <w:p w14:paraId="551D1315" w14:textId="210C7862" w:rsidR="00AD1CF4" w:rsidRDefault="00AD1CF4" w:rsidP="00787291">
            <w:commentRangeStart w:id="57"/>
            <w:commentRangeStart w:id="58"/>
            <w:r>
              <w:t>Foot Type</w:t>
            </w:r>
            <w:commentRangeEnd w:id="57"/>
            <w:r w:rsidR="006A4DCB">
              <w:rPr>
                <w:rStyle w:val="CommentReference"/>
              </w:rPr>
              <w:commentReference w:id="57"/>
            </w:r>
            <w:commentRangeEnd w:id="58"/>
            <w:r w:rsidR="00D6131E">
              <w:rPr>
                <w:rStyle w:val="CommentReference"/>
              </w:rPr>
              <w:commentReference w:id="58"/>
            </w:r>
          </w:p>
        </w:tc>
        <w:tc>
          <w:tcPr>
            <w:tcW w:w="7072" w:type="dxa"/>
          </w:tcPr>
          <w:p w14:paraId="2FFC8D2A" w14:textId="77777777" w:rsidR="00AD1CF4" w:rsidRDefault="000468C2" w:rsidP="00787291">
            <w:r>
              <w:t>Textual, identifying foot shape</w:t>
            </w:r>
          </w:p>
          <w:p w14:paraId="5771E1E5" w14:textId="1A1DD6D4" w:rsidR="000468C2" w:rsidRDefault="000468C2" w:rsidP="00787291">
            <w:r>
              <w:t>(e.g. Low Tapered)</w:t>
            </w:r>
          </w:p>
        </w:tc>
      </w:tr>
      <w:tr w:rsidR="00AD1CF4" w14:paraId="60B73439" w14:textId="77777777" w:rsidTr="000468C2">
        <w:tc>
          <w:tcPr>
            <w:tcW w:w="2392" w:type="dxa"/>
          </w:tcPr>
          <w:p w14:paraId="0EB86D29" w14:textId="06C04B85" w:rsidR="00AD1CF4" w:rsidRDefault="00AD1CF4" w:rsidP="00787291">
            <w:commentRangeStart w:id="59"/>
            <w:commentRangeStart w:id="60"/>
            <w:r>
              <w:t>Foot Colour</w:t>
            </w:r>
            <w:commentRangeEnd w:id="59"/>
            <w:r w:rsidR="006A4DCB">
              <w:rPr>
                <w:rStyle w:val="CommentReference"/>
              </w:rPr>
              <w:commentReference w:id="59"/>
            </w:r>
            <w:commentRangeEnd w:id="60"/>
            <w:r w:rsidR="00D6131E">
              <w:rPr>
                <w:rStyle w:val="CommentReference"/>
              </w:rPr>
              <w:commentReference w:id="60"/>
            </w:r>
          </w:p>
        </w:tc>
        <w:tc>
          <w:tcPr>
            <w:tcW w:w="7072" w:type="dxa"/>
          </w:tcPr>
          <w:p w14:paraId="0D7A9D5B" w14:textId="201D6C4A" w:rsidR="000468C2" w:rsidRDefault="000468C2" w:rsidP="000468C2">
            <w:r>
              <w:t>Textual, identifying foot colour</w:t>
            </w:r>
          </w:p>
          <w:p w14:paraId="544080CE" w14:textId="7EF56490" w:rsidR="00AD1CF4" w:rsidRDefault="000468C2" w:rsidP="000468C2">
            <w:r>
              <w:t>(e.g. Light)</w:t>
            </w:r>
          </w:p>
        </w:tc>
      </w:tr>
      <w:tr w:rsidR="00AD1CF4" w14:paraId="50022386" w14:textId="77777777" w:rsidTr="000468C2">
        <w:tc>
          <w:tcPr>
            <w:tcW w:w="2392" w:type="dxa"/>
          </w:tcPr>
          <w:p w14:paraId="6F5B6444" w14:textId="60DB9A5C" w:rsidR="00AD1CF4" w:rsidRDefault="00AD1CF4" w:rsidP="00787291">
            <w:r>
              <w:t>State</w:t>
            </w:r>
          </w:p>
        </w:tc>
        <w:tc>
          <w:tcPr>
            <w:tcW w:w="7072" w:type="dxa"/>
          </w:tcPr>
          <w:p w14:paraId="271FF149" w14:textId="77777777" w:rsidR="00AD1CF4" w:rsidRDefault="00AD1CF4" w:rsidP="00787291">
            <w:r>
              <w:t xml:space="preserve">Textual, identifying </w:t>
            </w:r>
            <w:r w:rsidR="000468C2">
              <w:t>unique model type</w:t>
            </w:r>
          </w:p>
          <w:p w14:paraId="202284AF" w14:textId="1135F5BA" w:rsidR="000468C2" w:rsidRDefault="000468C2" w:rsidP="00787291">
            <w:r>
              <w:t>(e.g. Open)</w:t>
            </w:r>
          </w:p>
        </w:tc>
      </w:tr>
      <w:tr w:rsidR="00AD1CF4" w14:paraId="4E16404E" w14:textId="77777777" w:rsidTr="000468C2">
        <w:tc>
          <w:tcPr>
            <w:tcW w:w="2392" w:type="dxa"/>
          </w:tcPr>
          <w:p w14:paraId="7D19A212" w14:textId="0F78327F" w:rsidR="00AD1CF4" w:rsidRDefault="00AD1CF4" w:rsidP="00787291">
            <w:r>
              <w:t>Wrap direction</w:t>
            </w:r>
          </w:p>
        </w:tc>
        <w:tc>
          <w:tcPr>
            <w:tcW w:w="7072" w:type="dxa"/>
          </w:tcPr>
          <w:p w14:paraId="1C79043D" w14:textId="77777777" w:rsidR="00AD1CF4" w:rsidRDefault="000468C2" w:rsidP="00787291">
            <w:r>
              <w:t>Alpha code, identifying wrap and bead method</w:t>
            </w:r>
          </w:p>
          <w:p w14:paraId="5B6B76F0" w14:textId="62E1B0C0" w:rsidR="000468C2" w:rsidRDefault="000468C2" w:rsidP="00787291">
            <w:r>
              <w:t>(e.g. WA)</w:t>
            </w:r>
          </w:p>
        </w:tc>
      </w:tr>
      <w:tr w:rsidR="000468C2" w14:paraId="706BDDB8" w14:textId="77777777" w:rsidTr="000468C2">
        <w:tc>
          <w:tcPr>
            <w:tcW w:w="2392" w:type="dxa"/>
          </w:tcPr>
          <w:p w14:paraId="2B9764C9" w14:textId="2A99BBFB" w:rsidR="000468C2" w:rsidRDefault="00500C6F" w:rsidP="00787291">
            <w:r>
              <w:t>Item Number</w:t>
            </w:r>
          </w:p>
        </w:tc>
        <w:tc>
          <w:tcPr>
            <w:tcW w:w="7072" w:type="dxa"/>
          </w:tcPr>
          <w:p w14:paraId="71CD6856" w14:textId="4A84FB86" w:rsidR="00500C6F" w:rsidRDefault="00500C6F" w:rsidP="00500C6F">
            <w:r>
              <w:t>6 digit numeric code identifying the range and the fabric</w:t>
            </w:r>
          </w:p>
          <w:p w14:paraId="6A022C56" w14:textId="4341C7FF" w:rsidR="000468C2" w:rsidRDefault="00500C6F" w:rsidP="00B150E2">
            <w:r>
              <w:t xml:space="preserve">(e.g. </w:t>
            </w:r>
            <w:r w:rsidR="00B150E2">
              <w:t>100030</w:t>
            </w:r>
            <w:r>
              <w:t xml:space="preserve"> = </w:t>
            </w:r>
            <w:r w:rsidR="00B150E2">
              <w:t>Ashford, Woollen Check Kinross, Ochre</w:t>
            </w:r>
            <w:r>
              <w:t>)</w:t>
            </w:r>
          </w:p>
        </w:tc>
      </w:tr>
      <w:tr w:rsidR="000468C2" w14:paraId="6B3040C9" w14:textId="77777777" w:rsidTr="000468C2">
        <w:tc>
          <w:tcPr>
            <w:tcW w:w="2392" w:type="dxa"/>
          </w:tcPr>
          <w:p w14:paraId="05F7541D" w14:textId="66CD4EA5" w:rsidR="000468C2" w:rsidRDefault="00500C6F" w:rsidP="00787291">
            <w:r>
              <w:t>Foot Pack Number</w:t>
            </w:r>
          </w:p>
        </w:tc>
        <w:tc>
          <w:tcPr>
            <w:tcW w:w="7072" w:type="dxa"/>
          </w:tcPr>
          <w:p w14:paraId="0563C80C" w14:textId="787BA3CD" w:rsidR="00B150E2" w:rsidRDefault="00B150E2" w:rsidP="00B150E2">
            <w:r>
              <w:t>6 digit numeric code identifying the nominated foot type &amp; colour</w:t>
            </w:r>
          </w:p>
          <w:p w14:paraId="7C62890A" w14:textId="79487131" w:rsidR="000468C2" w:rsidRDefault="00B150E2" w:rsidP="00B150E2">
            <w:r>
              <w:t>(e.g. ?????? = ?????? ??????? ????)</w:t>
            </w:r>
          </w:p>
        </w:tc>
      </w:tr>
    </w:tbl>
    <w:p w14:paraId="64BC668B" w14:textId="77777777" w:rsidR="00AC7B95" w:rsidRDefault="00206F0E" w:rsidP="00AC7B95">
      <w:pPr>
        <w:pStyle w:val="Heading1"/>
      </w:pPr>
      <w:bookmarkStart w:id="61" w:name="_Toc297209090"/>
      <w:r>
        <w:lastRenderedPageBreak/>
        <w:t>Data Logic</w:t>
      </w:r>
      <w:bookmarkEnd w:id="61"/>
    </w:p>
    <w:p w14:paraId="2AB6DA02" w14:textId="743798CB" w:rsidR="00206F0E" w:rsidRDefault="009362CD" w:rsidP="00206F0E">
      <w:r>
        <w:t>We need to use the following logic when looking up data from the brief.</w:t>
      </w:r>
    </w:p>
    <w:p w14:paraId="13ED9F9C" w14:textId="77777777" w:rsidR="009362CD" w:rsidRDefault="009362CD" w:rsidP="00206F0E"/>
    <w:p w14:paraId="1E10D175" w14:textId="640F4E5E" w:rsidR="009362CD" w:rsidRDefault="009362CD" w:rsidP="00206F0E">
      <w:r>
        <w:t xml:space="preserve">Range Name </w:t>
      </w:r>
    </w:p>
    <w:p w14:paraId="3699D10D" w14:textId="120066A1" w:rsidR="009362CD" w:rsidRDefault="009362CD" w:rsidP="009362CD">
      <w:pPr>
        <w:ind w:left="720"/>
      </w:pPr>
      <w:r>
        <w:t xml:space="preserve">Select the </w:t>
      </w:r>
      <w:r w:rsidR="004F4DC3">
        <w:t>Range</w:t>
      </w:r>
      <w:r>
        <w:t xml:space="preserve"> ID from the new brief and use to search in the ranges lookup (see worksheet SS15 Ranges).</w:t>
      </w:r>
    </w:p>
    <w:p w14:paraId="21FCB511" w14:textId="5D01AC5A" w:rsidR="009362CD" w:rsidRDefault="009362CD" w:rsidP="009362CD">
      <w:r>
        <w:t>Size</w:t>
      </w:r>
    </w:p>
    <w:p w14:paraId="0375E5E8" w14:textId="239CA14A" w:rsidR="009362CD" w:rsidRDefault="009362CD" w:rsidP="009362CD">
      <w:pPr>
        <w:ind w:left="720"/>
      </w:pPr>
      <w:r>
        <w:t>Select the Option number and fabric type from the brief and use to search in the Size lookup (see worksheets ‘fabric size codes’ &amp; ‘leather size codes’ these will need to be combined in the actual lookup but with a fabric value added and select where both fabric and option number match).</w:t>
      </w:r>
    </w:p>
    <w:p w14:paraId="4AE45C43" w14:textId="10334CC3" w:rsidR="009362CD" w:rsidRDefault="009362CD" w:rsidP="009362CD">
      <w:r>
        <w:t>Fabric</w:t>
      </w:r>
    </w:p>
    <w:p w14:paraId="5D61E8F8" w14:textId="28C4E180" w:rsidR="009362CD" w:rsidRDefault="009362CD" w:rsidP="009362CD">
      <w:pPr>
        <w:ind w:left="720"/>
      </w:pPr>
      <w:r>
        <w:t>Select Fabric item number from the new brief and use to search in the fabric lookup (see worksheet SS15 Fabric)</w:t>
      </w:r>
    </w:p>
    <w:p w14:paraId="5017C4BF" w14:textId="4F3F304A" w:rsidR="009362CD" w:rsidRDefault="009362CD" w:rsidP="009362CD">
      <w:r>
        <w:t>Fabric Colour</w:t>
      </w:r>
    </w:p>
    <w:p w14:paraId="3AE3C667" w14:textId="77777777" w:rsidR="009362CD" w:rsidRDefault="009362CD" w:rsidP="009362CD">
      <w:pPr>
        <w:ind w:left="720"/>
      </w:pPr>
      <w:r>
        <w:t>Select Fabric item number from the new brief and use to search in the fabric lookup (see worksheet SS15 Fabric)</w:t>
      </w:r>
    </w:p>
    <w:p w14:paraId="462C5CAD" w14:textId="3641BD08" w:rsidR="009362CD" w:rsidRDefault="009362CD" w:rsidP="009362CD">
      <w:r>
        <w:t>State</w:t>
      </w:r>
    </w:p>
    <w:p w14:paraId="2EEC31DD" w14:textId="2B2C46CF" w:rsidR="009362CD" w:rsidRDefault="009362CD" w:rsidP="009362CD">
      <w:r>
        <w:tab/>
      </w:r>
      <w:commentRangeStart w:id="62"/>
      <w:r>
        <w:t>TBD</w:t>
      </w:r>
      <w:commentRangeEnd w:id="62"/>
      <w:r w:rsidR="008343EC">
        <w:rPr>
          <w:rStyle w:val="CommentReference"/>
        </w:rPr>
        <w:commentReference w:id="62"/>
      </w:r>
    </w:p>
    <w:p w14:paraId="1B5D9D9D" w14:textId="155CFE1C" w:rsidR="00BB4C93" w:rsidRDefault="00BB4C93" w:rsidP="009362CD">
      <w:r>
        <w:t>Camera Angles</w:t>
      </w:r>
    </w:p>
    <w:p w14:paraId="71744A8D" w14:textId="7DCB6910" w:rsidR="00BB4C93" w:rsidRDefault="00BB4C93" w:rsidP="00BB4C93">
      <w:pPr>
        <w:ind w:left="720"/>
      </w:pPr>
      <w:commentRangeStart w:id="63"/>
      <w:commentRangeStart w:id="64"/>
      <w:r>
        <w:t xml:space="preserve">Select the option and </w:t>
      </w:r>
      <w:del w:id="65" w:author="Neil Swallow" w:date="2015-09-11T10:30:00Z">
        <w:r w:rsidDel="00F058F9">
          <w:delText>fabric type</w:delText>
        </w:r>
      </w:del>
      <w:ins w:id="66" w:author="Neil Swallow" w:date="2015-09-11T10:30:00Z">
        <w:r w:rsidR="00F058F9">
          <w:t>Material type</w:t>
        </w:r>
      </w:ins>
      <w:r>
        <w:t xml:space="preserve"> from the brief and use</w:t>
      </w:r>
      <w:ins w:id="67" w:author="Neil Swallow" w:date="2015-09-11T10:22:00Z">
        <w:r w:rsidR="00CB4A5B">
          <w:t xml:space="preserve"> to</w:t>
        </w:r>
      </w:ins>
      <w:r>
        <w:t xml:space="preserve"> the select the camera from the camera lookup table</w:t>
      </w:r>
      <w:commentRangeEnd w:id="63"/>
      <w:r w:rsidR="008343EC">
        <w:rPr>
          <w:rStyle w:val="CommentReference"/>
        </w:rPr>
        <w:commentReference w:id="63"/>
      </w:r>
      <w:commentRangeEnd w:id="64"/>
      <w:r w:rsidR="00CB4A5B">
        <w:rPr>
          <w:rStyle w:val="CommentReference"/>
        </w:rPr>
        <w:commentReference w:id="64"/>
      </w:r>
      <w:r>
        <w:t>.</w:t>
      </w:r>
    </w:p>
    <w:p w14:paraId="4A7B41F9" w14:textId="759EB9BB" w:rsidR="009362CD" w:rsidRDefault="009362CD" w:rsidP="009362CD">
      <w:r>
        <w:t>Wrap direction / piping options</w:t>
      </w:r>
    </w:p>
    <w:p w14:paraId="654837B0" w14:textId="2B8044F2" w:rsidR="009362CD" w:rsidRDefault="009362CD" w:rsidP="009362CD">
      <w:pPr>
        <w:ind w:left="720"/>
      </w:pPr>
      <w:commentRangeStart w:id="68"/>
      <w:commentRangeStart w:id="69"/>
      <w:r>
        <w:t>Select the option and fabric Item number from the new brief and use to search the relevant wrap piping options in the Fabric lookup table. Note in order to correctly determine those lines which should pick out of the ‘footstool’ column it is suggested we add an is footstool option against the size lookup.</w:t>
      </w:r>
      <w:commentRangeEnd w:id="68"/>
      <w:r w:rsidR="008343EC">
        <w:rPr>
          <w:rStyle w:val="CommentReference"/>
        </w:rPr>
        <w:commentReference w:id="68"/>
      </w:r>
      <w:commentRangeEnd w:id="69"/>
      <w:r w:rsidR="00F058F9">
        <w:rPr>
          <w:rStyle w:val="CommentReference"/>
        </w:rPr>
        <w:commentReference w:id="69"/>
      </w:r>
    </w:p>
    <w:p w14:paraId="72E1C4DD" w14:textId="6DAD955D" w:rsidR="009362CD" w:rsidRDefault="009362CD" w:rsidP="009362CD">
      <w:r>
        <w:t>6-2-6</w:t>
      </w:r>
    </w:p>
    <w:p w14:paraId="5A4A4107" w14:textId="3747F93C" w:rsidR="009362CD" w:rsidRDefault="009362CD" w:rsidP="009362CD">
      <w:r>
        <w:tab/>
      </w:r>
      <w:commentRangeStart w:id="70"/>
      <w:commentRangeStart w:id="71"/>
      <w:r>
        <w:t>This comes directly out of the new brief.</w:t>
      </w:r>
      <w:commentRangeEnd w:id="70"/>
      <w:r w:rsidR="008343EC">
        <w:rPr>
          <w:rStyle w:val="CommentReference"/>
        </w:rPr>
        <w:commentReference w:id="70"/>
      </w:r>
      <w:commentRangeEnd w:id="71"/>
      <w:r w:rsidR="00F058F9">
        <w:rPr>
          <w:rStyle w:val="CommentReference"/>
        </w:rPr>
        <w:commentReference w:id="71"/>
      </w:r>
    </w:p>
    <w:p w14:paraId="5F3154BA" w14:textId="77777777" w:rsidR="009362CD" w:rsidRDefault="009362CD" w:rsidP="009362CD"/>
    <w:p w14:paraId="028C4CEC" w14:textId="77777777" w:rsidR="009362CD" w:rsidRDefault="009362CD" w:rsidP="009362CD"/>
    <w:p w14:paraId="272467A1" w14:textId="5CF42E84" w:rsidR="009362CD" w:rsidRDefault="009362CD" w:rsidP="009362CD">
      <w:pPr>
        <w:pStyle w:val="Heading1"/>
      </w:pPr>
      <w:bookmarkStart w:id="72" w:name="_Toc297209091"/>
      <w:r>
        <w:t>Sample Brief</w:t>
      </w:r>
      <w:bookmarkEnd w:id="72"/>
    </w:p>
    <w:p w14:paraId="12FDBC44" w14:textId="0073B763" w:rsidR="009362CD" w:rsidRDefault="009362CD" w:rsidP="009362CD">
      <w:r>
        <w:t>See reference document</w:t>
      </w:r>
    </w:p>
    <w:p w14:paraId="30C47AD4" w14:textId="77777777" w:rsidR="009362CD" w:rsidRDefault="009362CD" w:rsidP="009362CD"/>
    <w:p w14:paraId="7480DD84" w14:textId="08268869" w:rsidR="009362CD" w:rsidRDefault="009362CD" w:rsidP="00A80089">
      <w:pPr>
        <w:pStyle w:val="Heading1"/>
      </w:pPr>
      <w:bookmarkStart w:id="73" w:name="_Toc297209092"/>
      <w:commentRangeStart w:id="74"/>
      <w:commentRangeStart w:id="75"/>
      <w:r>
        <w:t>Lookup</w:t>
      </w:r>
      <w:r w:rsidR="00A80089">
        <w:t xml:space="preserve"> Details</w:t>
      </w:r>
      <w:bookmarkEnd w:id="73"/>
      <w:commentRangeEnd w:id="74"/>
      <w:r w:rsidR="008343EC">
        <w:rPr>
          <w:rStyle w:val="CommentReference"/>
          <w:rFonts w:cs="Times New Roman"/>
          <w:b w:val="0"/>
          <w:bCs w:val="0"/>
        </w:rPr>
        <w:commentReference w:id="74"/>
      </w:r>
      <w:commentRangeEnd w:id="75"/>
      <w:r w:rsidR="00F058F9">
        <w:rPr>
          <w:rStyle w:val="CommentReference"/>
          <w:rFonts w:cs="Times New Roman"/>
          <w:b w:val="0"/>
          <w:bCs w:val="0"/>
        </w:rPr>
        <w:commentReference w:id="75"/>
      </w:r>
    </w:p>
    <w:p w14:paraId="56C64F12" w14:textId="77777777" w:rsidR="00A80089" w:rsidRDefault="00A80089" w:rsidP="00A80089"/>
    <w:p w14:paraId="494BDF6A" w14:textId="383CCB27" w:rsidR="00A80089" w:rsidRPr="00A80089" w:rsidRDefault="00A80089" w:rsidP="009721F8">
      <w:pPr>
        <w:pStyle w:val="Heading1"/>
      </w:pPr>
      <w:bookmarkStart w:id="76" w:name="_Toc297209093"/>
      <w:r>
        <w:t>Texture 1 LUT</w:t>
      </w:r>
      <w:bookmarkEnd w:id="76"/>
      <w:r w:rsidR="005B0D60">
        <w:t xml:space="preserve">  </w:t>
      </w:r>
    </w:p>
    <w:tbl>
      <w:tblPr>
        <w:tblStyle w:val="TableGrid"/>
        <w:tblW w:w="0" w:type="auto"/>
        <w:tblLook w:val="04A0" w:firstRow="1" w:lastRow="0" w:firstColumn="1" w:lastColumn="0" w:noHBand="0" w:noVBand="1"/>
      </w:tblPr>
      <w:tblGrid>
        <w:gridCol w:w="4784"/>
        <w:gridCol w:w="4785"/>
      </w:tblGrid>
      <w:tr w:rsidR="00A80089" w14:paraId="27371EA0" w14:textId="77777777" w:rsidTr="00A80089">
        <w:tc>
          <w:tcPr>
            <w:tcW w:w="4784" w:type="dxa"/>
          </w:tcPr>
          <w:p w14:paraId="13E5C947" w14:textId="4F99B4FE" w:rsidR="00A80089" w:rsidRDefault="00A80089" w:rsidP="00A80089">
            <w:r>
              <w:t>Element</w:t>
            </w:r>
          </w:p>
        </w:tc>
        <w:tc>
          <w:tcPr>
            <w:tcW w:w="4785" w:type="dxa"/>
          </w:tcPr>
          <w:p w14:paraId="71676914" w14:textId="56C14E30" w:rsidR="00A80089" w:rsidRDefault="00A80089" w:rsidP="00A80089">
            <w:r>
              <w:t>Description</w:t>
            </w:r>
          </w:p>
        </w:tc>
      </w:tr>
      <w:tr w:rsidR="00A80089" w14:paraId="4AACAC05" w14:textId="77777777" w:rsidTr="00A80089">
        <w:tc>
          <w:tcPr>
            <w:tcW w:w="4784" w:type="dxa"/>
          </w:tcPr>
          <w:p w14:paraId="089EAB6F" w14:textId="50E16014" w:rsidR="00A80089" w:rsidRDefault="00A80089" w:rsidP="00A80089">
            <w:r>
              <w:t>Texture Item Number</w:t>
            </w:r>
          </w:p>
        </w:tc>
        <w:tc>
          <w:tcPr>
            <w:tcW w:w="4785" w:type="dxa"/>
          </w:tcPr>
          <w:p w14:paraId="4A23637E" w14:textId="60CDB4A1" w:rsidR="00A80089" w:rsidRDefault="00A80089" w:rsidP="00A80089">
            <w:r>
              <w:t xml:space="preserve">Unique Client driven code </w:t>
            </w:r>
          </w:p>
        </w:tc>
      </w:tr>
      <w:tr w:rsidR="00A80089" w14:paraId="2842CED3" w14:textId="77777777" w:rsidTr="00A80089">
        <w:tc>
          <w:tcPr>
            <w:tcW w:w="4784" w:type="dxa"/>
          </w:tcPr>
          <w:p w14:paraId="5D500E16" w14:textId="2323C038" w:rsidR="00A80089" w:rsidRDefault="00A80089" w:rsidP="00A80089">
            <w:r>
              <w:t>Texture Name</w:t>
            </w:r>
          </w:p>
        </w:tc>
        <w:tc>
          <w:tcPr>
            <w:tcW w:w="4785" w:type="dxa"/>
          </w:tcPr>
          <w:p w14:paraId="63394CC3" w14:textId="2D91F4E5" w:rsidR="00A80089" w:rsidRDefault="00A80089" w:rsidP="00A80089">
            <w:r>
              <w:t>Descriptor</w:t>
            </w:r>
          </w:p>
        </w:tc>
      </w:tr>
      <w:tr w:rsidR="00A80089" w14:paraId="603EFBFC" w14:textId="77777777" w:rsidTr="00A80089">
        <w:tc>
          <w:tcPr>
            <w:tcW w:w="4784" w:type="dxa"/>
          </w:tcPr>
          <w:p w14:paraId="26054367" w14:textId="536CB2C8" w:rsidR="00A80089" w:rsidRDefault="00A80089" w:rsidP="00A80089">
            <w:r>
              <w:t>Texture Colour</w:t>
            </w:r>
          </w:p>
        </w:tc>
        <w:tc>
          <w:tcPr>
            <w:tcW w:w="4785" w:type="dxa"/>
          </w:tcPr>
          <w:p w14:paraId="32F79C96" w14:textId="0C138856" w:rsidR="00A80089" w:rsidRDefault="00A80089" w:rsidP="00A80089">
            <w:r>
              <w:t>Sub Descriptor</w:t>
            </w:r>
          </w:p>
        </w:tc>
      </w:tr>
      <w:tr w:rsidR="00A80089" w14:paraId="726F7992" w14:textId="77777777" w:rsidTr="00A80089">
        <w:tc>
          <w:tcPr>
            <w:tcW w:w="4784" w:type="dxa"/>
          </w:tcPr>
          <w:p w14:paraId="6B55D60D" w14:textId="64621160" w:rsidR="00A80089" w:rsidRDefault="00A80089" w:rsidP="00A80089">
            <w:r>
              <w:t>Std Wrap Code</w:t>
            </w:r>
          </w:p>
        </w:tc>
        <w:tc>
          <w:tcPr>
            <w:tcW w:w="4785" w:type="dxa"/>
          </w:tcPr>
          <w:p w14:paraId="570192F4" w14:textId="21416A51" w:rsidR="00A80089" w:rsidRDefault="00A80089" w:rsidP="00A80089">
            <w:r>
              <w:t>Drop Down list from Wrap Code Lookup</w:t>
            </w:r>
          </w:p>
        </w:tc>
      </w:tr>
      <w:tr w:rsidR="00A80089" w14:paraId="4B06A788" w14:textId="77777777" w:rsidTr="00A80089">
        <w:tc>
          <w:tcPr>
            <w:tcW w:w="4784" w:type="dxa"/>
          </w:tcPr>
          <w:p w14:paraId="3997DB90" w14:textId="484F80D3" w:rsidR="00A80089" w:rsidRDefault="009721F8" w:rsidP="00A80089">
            <w:r>
              <w:t>Alt Wrap Code</w:t>
            </w:r>
            <w:r w:rsidR="004A7A38">
              <w:t xml:space="preserve"> 1</w:t>
            </w:r>
          </w:p>
        </w:tc>
        <w:tc>
          <w:tcPr>
            <w:tcW w:w="4785" w:type="dxa"/>
          </w:tcPr>
          <w:p w14:paraId="11CEF12B" w14:textId="29D40C5B" w:rsidR="00A80089" w:rsidRDefault="009721F8" w:rsidP="00A80089">
            <w:r>
              <w:t>Drop Down list from Wrap Code Lookup</w:t>
            </w:r>
          </w:p>
        </w:tc>
      </w:tr>
      <w:tr w:rsidR="004A7A38" w14:paraId="15718928" w14:textId="77777777" w:rsidTr="00A80089">
        <w:tc>
          <w:tcPr>
            <w:tcW w:w="4784" w:type="dxa"/>
          </w:tcPr>
          <w:p w14:paraId="0F88432C" w14:textId="36D469F8" w:rsidR="004A7A38" w:rsidRDefault="004A7A38" w:rsidP="00A80089">
            <w:r>
              <w:t>Alt Wrap Code 2</w:t>
            </w:r>
          </w:p>
        </w:tc>
        <w:tc>
          <w:tcPr>
            <w:tcW w:w="4785" w:type="dxa"/>
          </w:tcPr>
          <w:p w14:paraId="798599FD" w14:textId="20AC43BC" w:rsidR="004A7A38" w:rsidRDefault="004A7A38" w:rsidP="009721F8">
            <w:r>
              <w:t>Drop Down list from Wrap Code Lookup</w:t>
            </w:r>
          </w:p>
        </w:tc>
      </w:tr>
      <w:tr w:rsidR="004A7A38" w14:paraId="5B7D9A84" w14:textId="77777777" w:rsidTr="00A80089">
        <w:tc>
          <w:tcPr>
            <w:tcW w:w="4784" w:type="dxa"/>
          </w:tcPr>
          <w:p w14:paraId="5476FCEE" w14:textId="1C6CDDC5" w:rsidR="004A7A38" w:rsidRDefault="004A7A38" w:rsidP="00A80089">
            <w:r>
              <w:t>Alt Wrap Code 3</w:t>
            </w:r>
          </w:p>
        </w:tc>
        <w:tc>
          <w:tcPr>
            <w:tcW w:w="4785" w:type="dxa"/>
          </w:tcPr>
          <w:p w14:paraId="73D207AE" w14:textId="6786F11D" w:rsidR="004A7A38" w:rsidRDefault="004A7A38" w:rsidP="009721F8">
            <w:r>
              <w:t>Drop Down list from Wrap Code Lookup</w:t>
            </w:r>
          </w:p>
        </w:tc>
      </w:tr>
      <w:tr w:rsidR="004A7A38" w14:paraId="2E051180" w14:textId="77777777" w:rsidTr="00A80089">
        <w:tc>
          <w:tcPr>
            <w:tcW w:w="4784" w:type="dxa"/>
          </w:tcPr>
          <w:p w14:paraId="5955ECFD" w14:textId="766A0F84" w:rsidR="004A7A38" w:rsidRDefault="004A7A38" w:rsidP="00A80089">
            <w:r>
              <w:t>Fabric Design</w:t>
            </w:r>
          </w:p>
        </w:tc>
        <w:tc>
          <w:tcPr>
            <w:tcW w:w="4785" w:type="dxa"/>
          </w:tcPr>
          <w:p w14:paraId="507184EB" w14:textId="485269DB" w:rsidR="004A7A38" w:rsidRDefault="004A7A38" w:rsidP="009721F8">
            <w:r>
              <w:t>Drop Down list from Fabric Design Lookup</w:t>
            </w:r>
          </w:p>
        </w:tc>
      </w:tr>
      <w:tr w:rsidR="00722E1B" w14:paraId="2EB0522C" w14:textId="77777777" w:rsidTr="00A80089">
        <w:tc>
          <w:tcPr>
            <w:tcW w:w="4784" w:type="dxa"/>
          </w:tcPr>
          <w:p w14:paraId="5B7A87AA" w14:textId="3D4D2AD1" w:rsidR="00722E1B" w:rsidRDefault="00722E1B" w:rsidP="00A80089">
            <w:r>
              <w:lastRenderedPageBreak/>
              <w:t>Material type</w:t>
            </w:r>
          </w:p>
        </w:tc>
        <w:tc>
          <w:tcPr>
            <w:tcW w:w="4785" w:type="dxa"/>
          </w:tcPr>
          <w:p w14:paraId="06B37C33" w14:textId="0AB51247" w:rsidR="00722E1B" w:rsidRDefault="00722E1B" w:rsidP="00722E1B">
            <w:r>
              <w:t>Drop Down list from Material type Lookup</w:t>
            </w:r>
          </w:p>
        </w:tc>
      </w:tr>
      <w:tr w:rsidR="004A7A38" w14:paraId="18BDE6E9" w14:textId="77777777" w:rsidTr="00A80089">
        <w:tc>
          <w:tcPr>
            <w:tcW w:w="4784" w:type="dxa"/>
          </w:tcPr>
          <w:p w14:paraId="137D2515" w14:textId="6456CA69" w:rsidR="004A7A38" w:rsidRDefault="004A7A38" w:rsidP="00A80089">
            <w:r>
              <w:t>Status</w:t>
            </w:r>
          </w:p>
        </w:tc>
        <w:tc>
          <w:tcPr>
            <w:tcW w:w="4785" w:type="dxa"/>
          </w:tcPr>
          <w:p w14:paraId="43045857" w14:textId="73F2806D" w:rsidR="004A7A38" w:rsidRDefault="004A7A38" w:rsidP="00A80089">
            <w:r>
              <w:t>Drop Down from the Status lookup</w:t>
            </w:r>
          </w:p>
        </w:tc>
      </w:tr>
      <w:tr w:rsidR="004A7A38" w14:paraId="54E583D9" w14:textId="77777777" w:rsidTr="00A80089">
        <w:tc>
          <w:tcPr>
            <w:tcW w:w="4784" w:type="dxa"/>
          </w:tcPr>
          <w:p w14:paraId="4850424D" w14:textId="36DB3680" w:rsidR="004A7A38" w:rsidRDefault="004A7A38" w:rsidP="00A80089">
            <w:r>
              <w:t>Season</w:t>
            </w:r>
          </w:p>
        </w:tc>
        <w:tc>
          <w:tcPr>
            <w:tcW w:w="4785" w:type="dxa"/>
          </w:tcPr>
          <w:p w14:paraId="4A0C4CA7" w14:textId="44278A67" w:rsidR="004A7A38" w:rsidRDefault="004A7A38" w:rsidP="009721F8">
            <w:r>
              <w:t>Drop Down list from Season Lookup</w:t>
            </w:r>
          </w:p>
        </w:tc>
      </w:tr>
      <w:tr w:rsidR="004A7A38" w14:paraId="7EF07625" w14:textId="77777777" w:rsidTr="00A80089">
        <w:tc>
          <w:tcPr>
            <w:tcW w:w="4784" w:type="dxa"/>
          </w:tcPr>
          <w:p w14:paraId="4B9241AB" w14:textId="6F8061C1" w:rsidR="004A7A38" w:rsidRDefault="004A7A38" w:rsidP="00A80089">
            <w:r>
              <w:t>Category</w:t>
            </w:r>
          </w:p>
        </w:tc>
        <w:tc>
          <w:tcPr>
            <w:tcW w:w="4785" w:type="dxa"/>
          </w:tcPr>
          <w:p w14:paraId="44EE2439" w14:textId="2B330B80" w:rsidR="004A7A38" w:rsidRDefault="004A7A38" w:rsidP="009721F8">
            <w:r>
              <w:t>Drop Down list from Category Lookup</w:t>
            </w:r>
          </w:p>
        </w:tc>
      </w:tr>
      <w:tr w:rsidR="004A7A38" w14:paraId="16FE6652" w14:textId="77777777" w:rsidTr="00A80089">
        <w:tc>
          <w:tcPr>
            <w:tcW w:w="4784" w:type="dxa"/>
          </w:tcPr>
          <w:p w14:paraId="551904B1" w14:textId="1005E865" w:rsidR="004A7A38" w:rsidRDefault="004A7A38" w:rsidP="00A80089">
            <w:r>
              <w:t>Date Added</w:t>
            </w:r>
          </w:p>
        </w:tc>
        <w:tc>
          <w:tcPr>
            <w:tcW w:w="4785" w:type="dxa"/>
          </w:tcPr>
          <w:p w14:paraId="3BD5DFFB" w14:textId="1C723D1F" w:rsidR="004A7A38" w:rsidRDefault="004A7A38" w:rsidP="009721F8">
            <w:r>
              <w:t>Date format auto generated when record created</w:t>
            </w:r>
          </w:p>
        </w:tc>
      </w:tr>
      <w:tr w:rsidR="004A7A38" w14:paraId="42C66893" w14:textId="77777777" w:rsidTr="00A80089">
        <w:tc>
          <w:tcPr>
            <w:tcW w:w="4784" w:type="dxa"/>
          </w:tcPr>
          <w:p w14:paraId="205D6320" w14:textId="31CF48F4" w:rsidR="004A7A38" w:rsidRDefault="004A7A38" w:rsidP="00A80089">
            <w:r>
              <w:t>Date Approved</w:t>
            </w:r>
          </w:p>
        </w:tc>
        <w:tc>
          <w:tcPr>
            <w:tcW w:w="4785" w:type="dxa"/>
          </w:tcPr>
          <w:p w14:paraId="39B07D5F" w14:textId="659F8DB9" w:rsidR="004A7A38" w:rsidRDefault="004A7A38" w:rsidP="009721F8">
            <w:r>
              <w:t>Date Format auto generate / updated each time element enters approved status.</w:t>
            </w:r>
          </w:p>
        </w:tc>
      </w:tr>
      <w:tr w:rsidR="004A7A38" w14:paraId="64627FD7" w14:textId="77777777" w:rsidTr="00A80089">
        <w:tc>
          <w:tcPr>
            <w:tcW w:w="4784" w:type="dxa"/>
          </w:tcPr>
          <w:p w14:paraId="7C1ACAB7" w14:textId="350CECA4" w:rsidR="004A7A38" w:rsidRDefault="004A7A38" w:rsidP="00A80089">
            <w:r>
              <w:t>Comments</w:t>
            </w:r>
          </w:p>
        </w:tc>
        <w:tc>
          <w:tcPr>
            <w:tcW w:w="4785" w:type="dxa"/>
          </w:tcPr>
          <w:p w14:paraId="2ADFBD00" w14:textId="4BDF21C6" w:rsidR="004A7A38" w:rsidRDefault="004A7A38" w:rsidP="009721F8">
            <w:r>
              <w:t>Free text area</w:t>
            </w:r>
          </w:p>
        </w:tc>
      </w:tr>
    </w:tbl>
    <w:p w14:paraId="3BE06345" w14:textId="77D98068" w:rsidR="00A80089" w:rsidRPr="00A80089" w:rsidRDefault="00CA2C58" w:rsidP="00CF475E">
      <w:r>
        <w:t>* Fabric e.g. ‘Versatile Check Sterling Red’</w:t>
      </w:r>
    </w:p>
    <w:p w14:paraId="513AA98E" w14:textId="1E7159FD" w:rsidR="009721F8" w:rsidRPr="00A80089" w:rsidRDefault="009721F8" w:rsidP="009721F8">
      <w:pPr>
        <w:pStyle w:val="Heading1"/>
      </w:pPr>
      <w:bookmarkStart w:id="77" w:name="_Toc297209094"/>
      <w:r>
        <w:t>Texture 2 LUT</w:t>
      </w:r>
      <w:bookmarkEnd w:id="77"/>
    </w:p>
    <w:tbl>
      <w:tblPr>
        <w:tblStyle w:val="TableGrid"/>
        <w:tblW w:w="0" w:type="auto"/>
        <w:tblLook w:val="04A0" w:firstRow="1" w:lastRow="0" w:firstColumn="1" w:lastColumn="0" w:noHBand="0" w:noVBand="1"/>
      </w:tblPr>
      <w:tblGrid>
        <w:gridCol w:w="4784"/>
        <w:gridCol w:w="4785"/>
      </w:tblGrid>
      <w:tr w:rsidR="009721F8" w14:paraId="2C63094A" w14:textId="77777777" w:rsidTr="009721F8">
        <w:tc>
          <w:tcPr>
            <w:tcW w:w="4784" w:type="dxa"/>
          </w:tcPr>
          <w:p w14:paraId="52878D64" w14:textId="77777777" w:rsidR="009721F8" w:rsidRDefault="009721F8" w:rsidP="009721F8">
            <w:r>
              <w:t>Element</w:t>
            </w:r>
          </w:p>
        </w:tc>
        <w:tc>
          <w:tcPr>
            <w:tcW w:w="4785" w:type="dxa"/>
          </w:tcPr>
          <w:p w14:paraId="3548293E" w14:textId="77777777" w:rsidR="009721F8" w:rsidRDefault="009721F8" w:rsidP="009721F8">
            <w:r>
              <w:t>Description</w:t>
            </w:r>
          </w:p>
        </w:tc>
      </w:tr>
      <w:tr w:rsidR="009721F8" w14:paraId="23C7C237" w14:textId="77777777" w:rsidTr="009721F8">
        <w:tc>
          <w:tcPr>
            <w:tcW w:w="4784" w:type="dxa"/>
          </w:tcPr>
          <w:p w14:paraId="6E682695" w14:textId="7D95F561" w:rsidR="009721F8" w:rsidRDefault="009721F8" w:rsidP="009721F8">
            <w:r>
              <w:t>Texture Item Number</w:t>
            </w:r>
          </w:p>
        </w:tc>
        <w:tc>
          <w:tcPr>
            <w:tcW w:w="4785" w:type="dxa"/>
          </w:tcPr>
          <w:p w14:paraId="2C9D2601" w14:textId="00ADAE03" w:rsidR="009721F8" w:rsidRDefault="009721F8" w:rsidP="009721F8">
            <w:r>
              <w:t>Unique SGK Code</w:t>
            </w:r>
            <w:r w:rsidR="00A721DB">
              <w:t>. Start at TIN2-001 system will automatically create subsequent codes</w:t>
            </w:r>
          </w:p>
        </w:tc>
      </w:tr>
      <w:tr w:rsidR="009721F8" w14:paraId="7756C22C" w14:textId="77777777" w:rsidTr="009721F8">
        <w:tc>
          <w:tcPr>
            <w:tcW w:w="4784" w:type="dxa"/>
          </w:tcPr>
          <w:p w14:paraId="41728741" w14:textId="5F039776" w:rsidR="009721F8" w:rsidRDefault="009721F8" w:rsidP="009721F8">
            <w:r>
              <w:t>Texture Colour</w:t>
            </w:r>
          </w:p>
        </w:tc>
        <w:tc>
          <w:tcPr>
            <w:tcW w:w="4785" w:type="dxa"/>
          </w:tcPr>
          <w:p w14:paraId="61BBA932" w14:textId="27D660F0" w:rsidR="009721F8" w:rsidRDefault="009721F8" w:rsidP="009721F8">
            <w:r>
              <w:t>Client Descriptor</w:t>
            </w:r>
          </w:p>
        </w:tc>
      </w:tr>
      <w:tr w:rsidR="009721F8" w14:paraId="25EF327C" w14:textId="77777777" w:rsidTr="009721F8">
        <w:tc>
          <w:tcPr>
            <w:tcW w:w="4784" w:type="dxa"/>
          </w:tcPr>
          <w:p w14:paraId="5663F81C" w14:textId="1BC5CE56" w:rsidR="009721F8" w:rsidRDefault="009721F8" w:rsidP="009721F8">
            <w:r>
              <w:t>Status</w:t>
            </w:r>
          </w:p>
        </w:tc>
        <w:tc>
          <w:tcPr>
            <w:tcW w:w="4785" w:type="dxa"/>
          </w:tcPr>
          <w:p w14:paraId="54323A30" w14:textId="51A06EDF" w:rsidR="009721F8" w:rsidRDefault="009721F8" w:rsidP="009721F8">
            <w:r>
              <w:t xml:space="preserve"> </w:t>
            </w:r>
            <w:r w:rsidR="003D6BF0">
              <w:t>Drop Down from the Status lookup</w:t>
            </w:r>
          </w:p>
        </w:tc>
      </w:tr>
      <w:tr w:rsidR="009721F8" w14:paraId="7D99EF5E" w14:textId="77777777" w:rsidTr="009721F8">
        <w:tc>
          <w:tcPr>
            <w:tcW w:w="4784" w:type="dxa"/>
          </w:tcPr>
          <w:p w14:paraId="647079DD" w14:textId="5491BC81" w:rsidR="009721F8" w:rsidRDefault="009721F8" w:rsidP="009721F8">
            <w:r>
              <w:t>Season</w:t>
            </w:r>
          </w:p>
        </w:tc>
        <w:tc>
          <w:tcPr>
            <w:tcW w:w="4785" w:type="dxa"/>
          </w:tcPr>
          <w:p w14:paraId="4A0003AD" w14:textId="75F97621" w:rsidR="009721F8" w:rsidRDefault="009721F8" w:rsidP="009721F8">
            <w:r>
              <w:t>Drop Down list from Season Lookup</w:t>
            </w:r>
          </w:p>
        </w:tc>
      </w:tr>
      <w:tr w:rsidR="005B0D60" w14:paraId="7804FE02" w14:textId="77777777" w:rsidTr="009721F8">
        <w:tc>
          <w:tcPr>
            <w:tcW w:w="4784" w:type="dxa"/>
          </w:tcPr>
          <w:p w14:paraId="1E039DEB" w14:textId="3BEEA5B2" w:rsidR="005B0D60" w:rsidRDefault="005B0D60" w:rsidP="009721F8">
            <w:r>
              <w:t>Category</w:t>
            </w:r>
          </w:p>
        </w:tc>
        <w:tc>
          <w:tcPr>
            <w:tcW w:w="4785" w:type="dxa"/>
          </w:tcPr>
          <w:p w14:paraId="0BCDFA38" w14:textId="4D578344" w:rsidR="005B0D60" w:rsidRDefault="005B0D60" w:rsidP="009721F8">
            <w:r>
              <w:t>Drop Down list from Category Lookup</w:t>
            </w:r>
          </w:p>
        </w:tc>
      </w:tr>
      <w:tr w:rsidR="005B0D60" w14:paraId="35C2575D" w14:textId="77777777" w:rsidTr="009721F8">
        <w:tc>
          <w:tcPr>
            <w:tcW w:w="4784" w:type="dxa"/>
          </w:tcPr>
          <w:p w14:paraId="24977F72" w14:textId="0B24F49A" w:rsidR="005B0D60" w:rsidRDefault="005B0D60" w:rsidP="009721F8">
            <w:r>
              <w:t>Date Added</w:t>
            </w:r>
          </w:p>
        </w:tc>
        <w:tc>
          <w:tcPr>
            <w:tcW w:w="4785" w:type="dxa"/>
          </w:tcPr>
          <w:p w14:paraId="6300EE49" w14:textId="23C87D08" w:rsidR="005B0D60" w:rsidRDefault="005B0D60" w:rsidP="009721F8">
            <w:r>
              <w:t>Date format auto generated when record created</w:t>
            </w:r>
          </w:p>
        </w:tc>
      </w:tr>
      <w:tr w:rsidR="005B0D60" w14:paraId="369F569B" w14:textId="77777777" w:rsidTr="009721F8">
        <w:tc>
          <w:tcPr>
            <w:tcW w:w="4784" w:type="dxa"/>
          </w:tcPr>
          <w:p w14:paraId="75988BA5" w14:textId="5D716183" w:rsidR="005B0D60" w:rsidRDefault="005B0D60" w:rsidP="009721F8">
            <w:r>
              <w:t>Date Approved</w:t>
            </w:r>
          </w:p>
        </w:tc>
        <w:tc>
          <w:tcPr>
            <w:tcW w:w="4785" w:type="dxa"/>
          </w:tcPr>
          <w:p w14:paraId="78322416" w14:textId="61B6D4FA" w:rsidR="005B0D60" w:rsidRDefault="005B0D60" w:rsidP="009721F8">
            <w:r>
              <w:t>Date Format auto generate / updated each time element enters approved status.</w:t>
            </w:r>
          </w:p>
        </w:tc>
      </w:tr>
      <w:tr w:rsidR="005B0D60" w14:paraId="610AFE82" w14:textId="77777777" w:rsidTr="009721F8">
        <w:tc>
          <w:tcPr>
            <w:tcW w:w="4784" w:type="dxa"/>
          </w:tcPr>
          <w:p w14:paraId="53C57C83" w14:textId="3E15545C" w:rsidR="005B0D60" w:rsidRDefault="005B0D60" w:rsidP="009721F8">
            <w:r>
              <w:t>Comments</w:t>
            </w:r>
          </w:p>
        </w:tc>
        <w:tc>
          <w:tcPr>
            <w:tcW w:w="4785" w:type="dxa"/>
          </w:tcPr>
          <w:p w14:paraId="5A469690" w14:textId="53522995" w:rsidR="005B0D60" w:rsidRDefault="005B0D60" w:rsidP="009721F8">
            <w:r>
              <w:t>Free text area</w:t>
            </w:r>
          </w:p>
        </w:tc>
      </w:tr>
    </w:tbl>
    <w:p w14:paraId="6201A4DC" w14:textId="5EC1C442" w:rsidR="00D255BB" w:rsidRDefault="00CA2C58" w:rsidP="00CF475E">
      <w:r>
        <w:t>* Foot Colour e.g. ‘Dark’</w:t>
      </w:r>
    </w:p>
    <w:p w14:paraId="1AC7B5A7" w14:textId="60E224B7" w:rsidR="00A721DB" w:rsidRDefault="000F7C1E" w:rsidP="00A721DB">
      <w:pPr>
        <w:pStyle w:val="Heading1"/>
      </w:pPr>
      <w:bookmarkStart w:id="78" w:name="_Toc297209095"/>
      <w:r>
        <w:t>Option Code LUT</w:t>
      </w:r>
      <w:bookmarkEnd w:id="78"/>
    </w:p>
    <w:tbl>
      <w:tblPr>
        <w:tblStyle w:val="TableGrid"/>
        <w:tblW w:w="0" w:type="auto"/>
        <w:tblLook w:val="04A0" w:firstRow="1" w:lastRow="0" w:firstColumn="1" w:lastColumn="0" w:noHBand="0" w:noVBand="1"/>
      </w:tblPr>
      <w:tblGrid>
        <w:gridCol w:w="4784"/>
        <w:gridCol w:w="4785"/>
      </w:tblGrid>
      <w:tr w:rsidR="00A721DB" w14:paraId="1BF9602C" w14:textId="77777777" w:rsidTr="00A721DB">
        <w:tc>
          <w:tcPr>
            <w:tcW w:w="4784" w:type="dxa"/>
          </w:tcPr>
          <w:p w14:paraId="7B083702" w14:textId="77777777" w:rsidR="00A721DB" w:rsidRDefault="00A721DB" w:rsidP="00A721DB">
            <w:r>
              <w:t>Element</w:t>
            </w:r>
          </w:p>
        </w:tc>
        <w:tc>
          <w:tcPr>
            <w:tcW w:w="4785" w:type="dxa"/>
          </w:tcPr>
          <w:p w14:paraId="05334C0E" w14:textId="77777777" w:rsidR="00A721DB" w:rsidRDefault="00A721DB" w:rsidP="00A721DB">
            <w:r>
              <w:t>Description</w:t>
            </w:r>
          </w:p>
        </w:tc>
      </w:tr>
      <w:tr w:rsidR="00A721DB" w14:paraId="3909AFB4" w14:textId="77777777" w:rsidTr="00A721DB">
        <w:tc>
          <w:tcPr>
            <w:tcW w:w="4784" w:type="dxa"/>
          </w:tcPr>
          <w:p w14:paraId="48EB3C78" w14:textId="67AFB1A7" w:rsidR="00A721DB" w:rsidRDefault="00A65811" w:rsidP="00A721DB">
            <w:r>
              <w:t>Category</w:t>
            </w:r>
          </w:p>
        </w:tc>
        <w:tc>
          <w:tcPr>
            <w:tcW w:w="4785" w:type="dxa"/>
          </w:tcPr>
          <w:p w14:paraId="037BA230" w14:textId="5585A0C3" w:rsidR="00A721DB" w:rsidRDefault="00A65811" w:rsidP="00A65811">
            <w:r>
              <w:t>Drop Down list from Category Lookup</w:t>
            </w:r>
          </w:p>
        </w:tc>
      </w:tr>
      <w:tr w:rsidR="00A721DB" w14:paraId="45DF2D02" w14:textId="77777777" w:rsidTr="00A65811">
        <w:trPr>
          <w:trHeight w:val="110"/>
        </w:trPr>
        <w:tc>
          <w:tcPr>
            <w:tcW w:w="4784" w:type="dxa"/>
          </w:tcPr>
          <w:p w14:paraId="43A662EF" w14:textId="75250C1F" w:rsidR="00A721DB" w:rsidRDefault="00A65811" w:rsidP="00983F2F">
            <w:r>
              <w:t xml:space="preserve">Material </w:t>
            </w:r>
            <w:r w:rsidR="00983F2F">
              <w:t>Type</w:t>
            </w:r>
          </w:p>
        </w:tc>
        <w:tc>
          <w:tcPr>
            <w:tcW w:w="4785" w:type="dxa"/>
          </w:tcPr>
          <w:p w14:paraId="612E3CCB" w14:textId="423B96E6" w:rsidR="00A721DB" w:rsidRDefault="00A65811" w:rsidP="00983F2F">
            <w:r>
              <w:t>Drop Down list from Material</w:t>
            </w:r>
            <w:r w:rsidR="00E43FD3">
              <w:t xml:space="preserve"> </w:t>
            </w:r>
            <w:r w:rsidR="00983F2F">
              <w:t>Pattern</w:t>
            </w:r>
            <w:r>
              <w:t xml:space="preserve"> Lookup</w:t>
            </w:r>
          </w:p>
        </w:tc>
      </w:tr>
      <w:tr w:rsidR="00A721DB" w14:paraId="37026DBE" w14:textId="77777777" w:rsidTr="00A721DB">
        <w:tc>
          <w:tcPr>
            <w:tcW w:w="4784" w:type="dxa"/>
          </w:tcPr>
          <w:p w14:paraId="1DCE89D5" w14:textId="61AB4E2E" w:rsidR="00A721DB" w:rsidRDefault="00A65811" w:rsidP="00A721DB">
            <w:r>
              <w:t>Option Code</w:t>
            </w:r>
          </w:p>
        </w:tc>
        <w:tc>
          <w:tcPr>
            <w:tcW w:w="4785" w:type="dxa"/>
          </w:tcPr>
          <w:p w14:paraId="178A7DA2" w14:textId="0B42BCE0" w:rsidR="00A65811" w:rsidRDefault="00A65811" w:rsidP="00A721DB">
            <w:r>
              <w:t>Free Type number</w:t>
            </w:r>
          </w:p>
        </w:tc>
      </w:tr>
      <w:tr w:rsidR="00A721DB" w14:paraId="5F7E586C" w14:textId="77777777" w:rsidTr="00A721DB">
        <w:tc>
          <w:tcPr>
            <w:tcW w:w="4784" w:type="dxa"/>
          </w:tcPr>
          <w:p w14:paraId="7338ED35" w14:textId="4A731177" w:rsidR="00A721DB" w:rsidRDefault="00A65811" w:rsidP="00A721DB">
            <w:r>
              <w:t>Option Description</w:t>
            </w:r>
          </w:p>
        </w:tc>
        <w:tc>
          <w:tcPr>
            <w:tcW w:w="4785" w:type="dxa"/>
          </w:tcPr>
          <w:p w14:paraId="69F10CA0" w14:textId="3C50C9D2" w:rsidR="00A721DB" w:rsidRDefault="00A65811" w:rsidP="00A721DB">
            <w:r>
              <w:t>Free Type Text</w:t>
            </w:r>
          </w:p>
        </w:tc>
      </w:tr>
      <w:tr w:rsidR="00A65811" w14:paraId="0E6041A7" w14:textId="77777777" w:rsidTr="00A721DB">
        <w:tc>
          <w:tcPr>
            <w:tcW w:w="4784" w:type="dxa"/>
          </w:tcPr>
          <w:p w14:paraId="15751244" w14:textId="2CF0ECC6" w:rsidR="00A65811" w:rsidRDefault="00A65811" w:rsidP="00A721DB">
            <w:r>
              <w:t>State</w:t>
            </w:r>
          </w:p>
        </w:tc>
        <w:tc>
          <w:tcPr>
            <w:tcW w:w="4785" w:type="dxa"/>
          </w:tcPr>
          <w:p w14:paraId="474A7466" w14:textId="4528AB6D" w:rsidR="00A65811" w:rsidRDefault="00C7265F" w:rsidP="00C7265F">
            <w:r>
              <w:t>Drop Down list from State Lookup</w:t>
            </w:r>
          </w:p>
        </w:tc>
      </w:tr>
      <w:tr w:rsidR="004A7A38" w14:paraId="5FA6135D" w14:textId="77777777" w:rsidTr="00A721DB">
        <w:tc>
          <w:tcPr>
            <w:tcW w:w="4784" w:type="dxa"/>
          </w:tcPr>
          <w:p w14:paraId="42A5E81C" w14:textId="0141CF33" w:rsidR="004A7A38" w:rsidRDefault="004A7A38" w:rsidP="00A721DB">
            <w:r>
              <w:t>Wrap Code Option</w:t>
            </w:r>
          </w:p>
        </w:tc>
        <w:tc>
          <w:tcPr>
            <w:tcW w:w="4785" w:type="dxa"/>
          </w:tcPr>
          <w:p w14:paraId="71C64DDD" w14:textId="64987864" w:rsidR="004A7A38" w:rsidRDefault="004A7A38" w:rsidP="00A721DB">
            <w:r>
              <w:t>Determines which wrap code is selected from the Texture 1 LUT (Std Wrap, Alt Wrap 1, Alt Wrap 2 etc)</w:t>
            </w:r>
          </w:p>
        </w:tc>
      </w:tr>
      <w:tr w:rsidR="00EB0AB5" w14:paraId="55654ABE" w14:textId="77777777" w:rsidTr="00A721DB">
        <w:trPr>
          <w:ins w:id="79" w:author="Neil Swallow" w:date="2015-09-11T14:40:00Z"/>
        </w:trPr>
        <w:tc>
          <w:tcPr>
            <w:tcW w:w="4784" w:type="dxa"/>
          </w:tcPr>
          <w:p w14:paraId="187D169D" w14:textId="369885E9" w:rsidR="00EB0AB5" w:rsidRDefault="00EB0AB5" w:rsidP="00A721DB">
            <w:pPr>
              <w:rPr>
                <w:ins w:id="80" w:author="Neil Swallow" w:date="2015-09-11T14:40:00Z"/>
              </w:rPr>
            </w:pPr>
            <w:ins w:id="81" w:author="Neil Swallow" w:date="2015-09-11T14:43:00Z">
              <w:r>
                <w:t>Angle Set Option</w:t>
              </w:r>
            </w:ins>
          </w:p>
        </w:tc>
        <w:tc>
          <w:tcPr>
            <w:tcW w:w="4785" w:type="dxa"/>
          </w:tcPr>
          <w:p w14:paraId="11D938D0" w14:textId="4CCB841F" w:rsidR="00EB0AB5" w:rsidRDefault="00EB0AB5" w:rsidP="00EB0AB5">
            <w:pPr>
              <w:rPr>
                <w:ins w:id="82" w:author="Neil Swallow" w:date="2015-09-11T14:40:00Z"/>
              </w:rPr>
            </w:pPr>
            <w:ins w:id="83" w:author="Neil Swallow" w:date="2015-09-11T14:40:00Z">
              <w:r>
                <w:t xml:space="preserve">Drop down from </w:t>
              </w:r>
            </w:ins>
            <w:ins w:id="84" w:author="Neil Swallow" w:date="2015-09-11T14:43:00Z">
              <w:r>
                <w:t>Angle Set Option</w:t>
              </w:r>
            </w:ins>
            <w:ins w:id="85" w:author="Neil Swallow" w:date="2015-09-11T14:40:00Z">
              <w:r>
                <w:t xml:space="preserve"> LUT</w:t>
              </w:r>
            </w:ins>
          </w:p>
        </w:tc>
      </w:tr>
      <w:tr w:rsidR="00A65811" w14:paraId="693D778E" w14:textId="77777777" w:rsidTr="00A721DB">
        <w:tc>
          <w:tcPr>
            <w:tcW w:w="4784" w:type="dxa"/>
          </w:tcPr>
          <w:p w14:paraId="195297E2" w14:textId="31B827EB" w:rsidR="00A65811" w:rsidRDefault="00A65811" w:rsidP="00A721DB">
            <w:r>
              <w:t>Main Camera Angle</w:t>
            </w:r>
          </w:p>
        </w:tc>
        <w:tc>
          <w:tcPr>
            <w:tcW w:w="4785" w:type="dxa"/>
          </w:tcPr>
          <w:p w14:paraId="10996ED4" w14:textId="4D7F7E05" w:rsidR="00A65811" w:rsidRDefault="00A65811" w:rsidP="00A721DB">
            <w:r>
              <w:t>Free Type Text</w:t>
            </w:r>
          </w:p>
        </w:tc>
      </w:tr>
      <w:tr w:rsidR="00A65811" w14:paraId="14E63B44" w14:textId="77777777" w:rsidTr="00A721DB">
        <w:tc>
          <w:tcPr>
            <w:tcW w:w="4784" w:type="dxa"/>
          </w:tcPr>
          <w:p w14:paraId="6B9EBCBE" w14:textId="7E9610B0" w:rsidR="00A65811" w:rsidRDefault="00A65811" w:rsidP="00A721DB">
            <w:r>
              <w:t>_1 Camera Angle</w:t>
            </w:r>
          </w:p>
        </w:tc>
        <w:tc>
          <w:tcPr>
            <w:tcW w:w="4785" w:type="dxa"/>
          </w:tcPr>
          <w:p w14:paraId="43BBC0F4" w14:textId="4ED928AF" w:rsidR="00A65811" w:rsidRDefault="00A65811" w:rsidP="00A721DB">
            <w:r>
              <w:t>Free Type Text</w:t>
            </w:r>
          </w:p>
        </w:tc>
      </w:tr>
      <w:tr w:rsidR="00A65811" w14:paraId="3A03556C" w14:textId="77777777" w:rsidTr="00A721DB">
        <w:tc>
          <w:tcPr>
            <w:tcW w:w="4784" w:type="dxa"/>
          </w:tcPr>
          <w:p w14:paraId="5F7C6563" w14:textId="6CB8D89D" w:rsidR="00A65811" w:rsidRDefault="00A65811" w:rsidP="00A721DB">
            <w:r>
              <w:t>_2 Camera Angle</w:t>
            </w:r>
          </w:p>
        </w:tc>
        <w:tc>
          <w:tcPr>
            <w:tcW w:w="4785" w:type="dxa"/>
          </w:tcPr>
          <w:p w14:paraId="424A5DF5" w14:textId="7BFAB39D" w:rsidR="00A65811" w:rsidRDefault="00A65811" w:rsidP="00A721DB">
            <w:r>
              <w:t>Free Type Text</w:t>
            </w:r>
          </w:p>
        </w:tc>
      </w:tr>
      <w:tr w:rsidR="00A65811" w14:paraId="2D196090" w14:textId="77777777" w:rsidTr="00A65811">
        <w:tc>
          <w:tcPr>
            <w:tcW w:w="4784" w:type="dxa"/>
          </w:tcPr>
          <w:p w14:paraId="4C0E2BF8" w14:textId="4147C3CC" w:rsidR="00A65811" w:rsidRDefault="00A65811" w:rsidP="00A65811">
            <w:r>
              <w:t>_3 Camera Angle</w:t>
            </w:r>
          </w:p>
        </w:tc>
        <w:tc>
          <w:tcPr>
            <w:tcW w:w="4785" w:type="dxa"/>
          </w:tcPr>
          <w:p w14:paraId="56B9B31E" w14:textId="649ECBAA" w:rsidR="00A65811" w:rsidRDefault="00A65811" w:rsidP="00A65811">
            <w:r>
              <w:t>Free Type Text</w:t>
            </w:r>
          </w:p>
        </w:tc>
      </w:tr>
      <w:tr w:rsidR="00A65811" w14:paraId="5E064CD1" w14:textId="77777777" w:rsidTr="00A721DB">
        <w:tc>
          <w:tcPr>
            <w:tcW w:w="4784" w:type="dxa"/>
          </w:tcPr>
          <w:p w14:paraId="58E036AF" w14:textId="256D32D9" w:rsidR="00A65811" w:rsidRDefault="00A65811" w:rsidP="00A721DB">
            <w:r>
              <w:t>_4 Camera Angle</w:t>
            </w:r>
          </w:p>
        </w:tc>
        <w:tc>
          <w:tcPr>
            <w:tcW w:w="4785" w:type="dxa"/>
          </w:tcPr>
          <w:p w14:paraId="2C9EAAAC" w14:textId="5DA89E51" w:rsidR="00A65811" w:rsidRDefault="00A65811" w:rsidP="00A721DB">
            <w:r>
              <w:t>Free Type Text</w:t>
            </w:r>
          </w:p>
        </w:tc>
      </w:tr>
      <w:tr w:rsidR="00A65811" w14:paraId="6C034318" w14:textId="77777777" w:rsidTr="00A721DB">
        <w:tc>
          <w:tcPr>
            <w:tcW w:w="4784" w:type="dxa"/>
          </w:tcPr>
          <w:p w14:paraId="73863485" w14:textId="01DDA6F5" w:rsidR="00A65811" w:rsidRDefault="00A65811" w:rsidP="00A721DB">
            <w:r>
              <w:t>_5 Camera Angle</w:t>
            </w:r>
          </w:p>
        </w:tc>
        <w:tc>
          <w:tcPr>
            <w:tcW w:w="4785" w:type="dxa"/>
          </w:tcPr>
          <w:p w14:paraId="7E99C40E" w14:textId="63DB2D6D" w:rsidR="00A65811" w:rsidRDefault="00A65811" w:rsidP="00A721DB">
            <w:r>
              <w:t>Free Type Text</w:t>
            </w:r>
          </w:p>
        </w:tc>
      </w:tr>
      <w:tr w:rsidR="00A65811" w14:paraId="605C3C3B" w14:textId="77777777" w:rsidTr="00A721DB">
        <w:tc>
          <w:tcPr>
            <w:tcW w:w="4784" w:type="dxa"/>
          </w:tcPr>
          <w:p w14:paraId="5431F338" w14:textId="47A04A22" w:rsidR="00A65811" w:rsidRDefault="00A65811" w:rsidP="00A721DB">
            <w:r>
              <w:t>_6 Camera Angle</w:t>
            </w:r>
          </w:p>
        </w:tc>
        <w:tc>
          <w:tcPr>
            <w:tcW w:w="4785" w:type="dxa"/>
          </w:tcPr>
          <w:p w14:paraId="1B4C7CCB" w14:textId="15AA6F39" w:rsidR="00A65811" w:rsidRDefault="00A65811" w:rsidP="00A721DB">
            <w:r>
              <w:t>Free Type Text</w:t>
            </w:r>
          </w:p>
        </w:tc>
      </w:tr>
      <w:tr w:rsidR="00A65811" w14:paraId="218D3D6C" w14:textId="77777777" w:rsidTr="00A721DB">
        <w:tc>
          <w:tcPr>
            <w:tcW w:w="4784" w:type="dxa"/>
          </w:tcPr>
          <w:p w14:paraId="360BEF37" w14:textId="76EE392D" w:rsidR="00A65811" w:rsidRDefault="00A65811" w:rsidP="00A721DB">
            <w:r>
              <w:t>_7 Camera Angle</w:t>
            </w:r>
          </w:p>
        </w:tc>
        <w:tc>
          <w:tcPr>
            <w:tcW w:w="4785" w:type="dxa"/>
          </w:tcPr>
          <w:p w14:paraId="02E4E0B5" w14:textId="6BFFA3B2" w:rsidR="00A65811" w:rsidRDefault="00A65811" w:rsidP="00A721DB">
            <w:r>
              <w:t>Free Type Text</w:t>
            </w:r>
          </w:p>
        </w:tc>
      </w:tr>
      <w:tr w:rsidR="00A65811" w14:paraId="0F9367A1" w14:textId="77777777" w:rsidTr="00A721DB">
        <w:tc>
          <w:tcPr>
            <w:tcW w:w="4784" w:type="dxa"/>
          </w:tcPr>
          <w:p w14:paraId="427A1E85" w14:textId="27A779B6" w:rsidR="00A65811" w:rsidRDefault="00A65811" w:rsidP="00A721DB">
            <w:r>
              <w:t>_8 Camera Angle</w:t>
            </w:r>
          </w:p>
        </w:tc>
        <w:tc>
          <w:tcPr>
            <w:tcW w:w="4785" w:type="dxa"/>
          </w:tcPr>
          <w:p w14:paraId="61F1AD54" w14:textId="7E5EC24A" w:rsidR="00A65811" w:rsidRDefault="00A65811" w:rsidP="00A721DB">
            <w:r>
              <w:t>Free Type Text</w:t>
            </w:r>
          </w:p>
        </w:tc>
      </w:tr>
      <w:tr w:rsidR="00A65811" w14:paraId="23CC544C" w14:textId="77777777" w:rsidTr="00A721DB">
        <w:tc>
          <w:tcPr>
            <w:tcW w:w="4784" w:type="dxa"/>
          </w:tcPr>
          <w:p w14:paraId="24FB457C" w14:textId="7AEFAFA6" w:rsidR="00A65811" w:rsidRDefault="00A65811" w:rsidP="00A721DB">
            <w:r>
              <w:lastRenderedPageBreak/>
              <w:t>_9 Camera Angle</w:t>
            </w:r>
          </w:p>
        </w:tc>
        <w:tc>
          <w:tcPr>
            <w:tcW w:w="4785" w:type="dxa"/>
          </w:tcPr>
          <w:p w14:paraId="56A57026" w14:textId="6FD28238" w:rsidR="00A65811" w:rsidRDefault="00A65811" w:rsidP="00A721DB">
            <w:r>
              <w:t>Free Type Text</w:t>
            </w:r>
          </w:p>
        </w:tc>
      </w:tr>
      <w:tr w:rsidR="00A65811" w14:paraId="39D560AF" w14:textId="77777777" w:rsidTr="00A721DB">
        <w:tc>
          <w:tcPr>
            <w:tcW w:w="4784" w:type="dxa"/>
          </w:tcPr>
          <w:p w14:paraId="70CAB010" w14:textId="1F69D7E0" w:rsidR="00A65811" w:rsidRDefault="00A65811" w:rsidP="00A721DB">
            <w:r>
              <w:t>_10 Camera Angle</w:t>
            </w:r>
          </w:p>
        </w:tc>
        <w:tc>
          <w:tcPr>
            <w:tcW w:w="4785" w:type="dxa"/>
          </w:tcPr>
          <w:p w14:paraId="2AD14874" w14:textId="51D36042" w:rsidR="00A65811" w:rsidRDefault="00A65811" w:rsidP="00A721DB">
            <w:r>
              <w:t>Free Type Text</w:t>
            </w:r>
          </w:p>
        </w:tc>
      </w:tr>
      <w:tr w:rsidR="00A65811" w14:paraId="48377E95" w14:textId="77777777" w:rsidTr="00A721DB">
        <w:tc>
          <w:tcPr>
            <w:tcW w:w="4784" w:type="dxa"/>
          </w:tcPr>
          <w:p w14:paraId="49EAEB8C" w14:textId="29CD8107" w:rsidR="00A65811" w:rsidRDefault="00A65811" w:rsidP="00A721DB">
            <w:r>
              <w:t>_11 Camera Angle</w:t>
            </w:r>
          </w:p>
        </w:tc>
        <w:tc>
          <w:tcPr>
            <w:tcW w:w="4785" w:type="dxa"/>
          </w:tcPr>
          <w:p w14:paraId="545B28C2" w14:textId="42F682B2" w:rsidR="00A65811" w:rsidRDefault="00A65811" w:rsidP="00A721DB">
            <w:r>
              <w:t>Free Type Text</w:t>
            </w:r>
          </w:p>
        </w:tc>
      </w:tr>
      <w:tr w:rsidR="00A65811" w14:paraId="00BBB4F7" w14:textId="77777777" w:rsidTr="00A721DB">
        <w:tc>
          <w:tcPr>
            <w:tcW w:w="4784" w:type="dxa"/>
          </w:tcPr>
          <w:p w14:paraId="13FFE762" w14:textId="447C8AF8" w:rsidR="00A65811" w:rsidRDefault="00A65811" w:rsidP="00A721DB">
            <w:r>
              <w:t>_12 Camera Angle</w:t>
            </w:r>
          </w:p>
        </w:tc>
        <w:tc>
          <w:tcPr>
            <w:tcW w:w="4785" w:type="dxa"/>
          </w:tcPr>
          <w:p w14:paraId="5B5C587E" w14:textId="66F41A60" w:rsidR="00A65811" w:rsidRDefault="00A65811" w:rsidP="00A721DB">
            <w:r>
              <w:t>Free Type Text</w:t>
            </w:r>
          </w:p>
        </w:tc>
      </w:tr>
      <w:tr w:rsidR="00A65811" w14:paraId="452C8045" w14:textId="77777777" w:rsidTr="00A721DB">
        <w:tc>
          <w:tcPr>
            <w:tcW w:w="4784" w:type="dxa"/>
          </w:tcPr>
          <w:p w14:paraId="21517710" w14:textId="7311DCB8" w:rsidR="00A65811" w:rsidRDefault="00A65811" w:rsidP="00A721DB">
            <w:r>
              <w:t>_13 Camera Angle</w:t>
            </w:r>
          </w:p>
        </w:tc>
        <w:tc>
          <w:tcPr>
            <w:tcW w:w="4785" w:type="dxa"/>
          </w:tcPr>
          <w:p w14:paraId="4D515B68" w14:textId="7B6C8363" w:rsidR="00A65811" w:rsidRDefault="00A65811" w:rsidP="00A721DB">
            <w:r>
              <w:t>Free Type Text</w:t>
            </w:r>
          </w:p>
        </w:tc>
      </w:tr>
      <w:tr w:rsidR="00A65811" w14:paraId="0C93D12C" w14:textId="77777777" w:rsidTr="00A721DB">
        <w:tc>
          <w:tcPr>
            <w:tcW w:w="4784" w:type="dxa"/>
          </w:tcPr>
          <w:p w14:paraId="5741A896" w14:textId="26A61402" w:rsidR="00A65811" w:rsidRDefault="00A65811" w:rsidP="00A721DB">
            <w:r>
              <w:t>_14 Camera Angle</w:t>
            </w:r>
          </w:p>
        </w:tc>
        <w:tc>
          <w:tcPr>
            <w:tcW w:w="4785" w:type="dxa"/>
          </w:tcPr>
          <w:p w14:paraId="0CED7450" w14:textId="57E0BC2A" w:rsidR="00A65811" w:rsidRDefault="00A65811" w:rsidP="00A721DB">
            <w:r>
              <w:t>Free Type Text</w:t>
            </w:r>
          </w:p>
        </w:tc>
      </w:tr>
      <w:tr w:rsidR="00A65811" w14:paraId="2470192C" w14:textId="77777777" w:rsidTr="00A721DB">
        <w:tc>
          <w:tcPr>
            <w:tcW w:w="4784" w:type="dxa"/>
          </w:tcPr>
          <w:p w14:paraId="1DCC29A0" w14:textId="413BCAEE" w:rsidR="00A65811" w:rsidRDefault="00A65811" w:rsidP="00A721DB">
            <w:r>
              <w:t>_15 Camera Angle</w:t>
            </w:r>
          </w:p>
        </w:tc>
        <w:tc>
          <w:tcPr>
            <w:tcW w:w="4785" w:type="dxa"/>
          </w:tcPr>
          <w:p w14:paraId="3C65B225" w14:textId="761345A4" w:rsidR="00A65811" w:rsidRDefault="00A65811" w:rsidP="00A721DB">
            <w:r>
              <w:t>Free Type Text</w:t>
            </w:r>
          </w:p>
        </w:tc>
      </w:tr>
      <w:tr w:rsidR="00A65811" w14:paraId="5AAB50EB" w14:textId="77777777" w:rsidTr="00A721DB">
        <w:tc>
          <w:tcPr>
            <w:tcW w:w="4784" w:type="dxa"/>
          </w:tcPr>
          <w:p w14:paraId="0D132292" w14:textId="77777777" w:rsidR="00A65811" w:rsidRDefault="00A65811" w:rsidP="00A721DB">
            <w:r>
              <w:t>Date Added</w:t>
            </w:r>
          </w:p>
        </w:tc>
        <w:tc>
          <w:tcPr>
            <w:tcW w:w="4785" w:type="dxa"/>
          </w:tcPr>
          <w:p w14:paraId="3221EDC4" w14:textId="77777777" w:rsidR="00A65811" w:rsidRDefault="00A65811" w:rsidP="00A721DB">
            <w:r>
              <w:t>Date format auto generated when record created</w:t>
            </w:r>
          </w:p>
        </w:tc>
      </w:tr>
      <w:tr w:rsidR="00A65811" w14:paraId="5B95C373" w14:textId="77777777" w:rsidTr="00A721DB">
        <w:tc>
          <w:tcPr>
            <w:tcW w:w="4784" w:type="dxa"/>
          </w:tcPr>
          <w:p w14:paraId="7FADD7F5" w14:textId="77777777" w:rsidR="00A65811" w:rsidRDefault="00A65811" w:rsidP="00A721DB">
            <w:r>
              <w:t>Comments</w:t>
            </w:r>
          </w:p>
        </w:tc>
        <w:tc>
          <w:tcPr>
            <w:tcW w:w="4785" w:type="dxa"/>
          </w:tcPr>
          <w:p w14:paraId="4B42C53E" w14:textId="77777777" w:rsidR="00A65811" w:rsidRDefault="00A65811" w:rsidP="00A721DB">
            <w:r>
              <w:t>Free text area</w:t>
            </w:r>
          </w:p>
        </w:tc>
      </w:tr>
    </w:tbl>
    <w:p w14:paraId="09898035" w14:textId="6A54B2D2" w:rsidR="00A721DB" w:rsidRDefault="00CA2C58" w:rsidP="00CF475E">
      <w:r>
        <w:t>* Size e.g. ‘Chair(1Seat)’</w:t>
      </w:r>
    </w:p>
    <w:p w14:paraId="7882C8EB" w14:textId="13BEFC84" w:rsidR="00E43FD3" w:rsidRDefault="00E43FD3" w:rsidP="00E43FD3">
      <w:pPr>
        <w:pStyle w:val="Heading2"/>
      </w:pPr>
      <w:bookmarkStart w:id="86" w:name="_Toc297209096"/>
      <w:r>
        <w:t>Range Code LUT</w:t>
      </w:r>
      <w:bookmarkEnd w:id="86"/>
    </w:p>
    <w:tbl>
      <w:tblPr>
        <w:tblStyle w:val="TableGrid"/>
        <w:tblW w:w="0" w:type="auto"/>
        <w:tblLook w:val="04A0" w:firstRow="1" w:lastRow="0" w:firstColumn="1" w:lastColumn="0" w:noHBand="0" w:noVBand="1"/>
      </w:tblPr>
      <w:tblGrid>
        <w:gridCol w:w="4784"/>
        <w:gridCol w:w="4785"/>
      </w:tblGrid>
      <w:tr w:rsidR="00E43FD3" w14:paraId="081B4AFA" w14:textId="77777777" w:rsidTr="00E43FD3">
        <w:tc>
          <w:tcPr>
            <w:tcW w:w="4784" w:type="dxa"/>
          </w:tcPr>
          <w:p w14:paraId="4C62DC47" w14:textId="77777777" w:rsidR="00E43FD3" w:rsidRDefault="00E43FD3" w:rsidP="00E43FD3">
            <w:r>
              <w:t>Element</w:t>
            </w:r>
          </w:p>
        </w:tc>
        <w:tc>
          <w:tcPr>
            <w:tcW w:w="4785" w:type="dxa"/>
          </w:tcPr>
          <w:p w14:paraId="07A961D8" w14:textId="77777777" w:rsidR="00E43FD3" w:rsidRDefault="00E43FD3" w:rsidP="00E43FD3">
            <w:r>
              <w:t>Description</w:t>
            </w:r>
          </w:p>
        </w:tc>
      </w:tr>
      <w:tr w:rsidR="00E43FD3" w14:paraId="0F0C3B95" w14:textId="77777777" w:rsidTr="00E43FD3">
        <w:tc>
          <w:tcPr>
            <w:tcW w:w="4784" w:type="dxa"/>
          </w:tcPr>
          <w:p w14:paraId="1A181271" w14:textId="675B0754" w:rsidR="00E43FD3" w:rsidRDefault="00845174" w:rsidP="00E43FD3">
            <w:r>
              <w:t>RangeID</w:t>
            </w:r>
          </w:p>
        </w:tc>
        <w:tc>
          <w:tcPr>
            <w:tcW w:w="4785" w:type="dxa"/>
          </w:tcPr>
          <w:p w14:paraId="288846AE" w14:textId="693950C0" w:rsidR="00E43FD3" w:rsidRDefault="00E43FD3" w:rsidP="00845174">
            <w:r>
              <w:t xml:space="preserve">Unique Id </w:t>
            </w:r>
            <w:r w:rsidR="00845174">
              <w:t>System Generated</w:t>
            </w:r>
            <w:ins w:id="87" w:author="Neil Swallow" w:date="2015-09-11T15:31:00Z">
              <w:r w:rsidR="00E10583">
                <w:t xml:space="preserve"> Start with an R.</w:t>
              </w:r>
            </w:ins>
          </w:p>
        </w:tc>
      </w:tr>
      <w:tr w:rsidR="00E43FD3" w14:paraId="071095B2" w14:textId="77777777" w:rsidTr="00E43FD3">
        <w:trPr>
          <w:trHeight w:val="110"/>
        </w:trPr>
        <w:tc>
          <w:tcPr>
            <w:tcW w:w="4784" w:type="dxa"/>
          </w:tcPr>
          <w:p w14:paraId="635689B6" w14:textId="1022487E" w:rsidR="00E43FD3" w:rsidRDefault="00E43FD3" w:rsidP="00E43FD3">
            <w:r>
              <w:t>Range Descriptor</w:t>
            </w:r>
          </w:p>
        </w:tc>
        <w:tc>
          <w:tcPr>
            <w:tcW w:w="4785" w:type="dxa"/>
          </w:tcPr>
          <w:p w14:paraId="09EDE902" w14:textId="00E5105A" w:rsidR="00E43FD3" w:rsidRDefault="00E43FD3" w:rsidP="00E43FD3">
            <w:r>
              <w:t>Free Text area</w:t>
            </w:r>
          </w:p>
        </w:tc>
      </w:tr>
      <w:tr w:rsidR="003D6BF0" w14:paraId="4A45EDEC" w14:textId="77777777" w:rsidTr="00E43FD3">
        <w:trPr>
          <w:trHeight w:val="110"/>
        </w:trPr>
        <w:tc>
          <w:tcPr>
            <w:tcW w:w="4784" w:type="dxa"/>
          </w:tcPr>
          <w:p w14:paraId="5F89FC2E" w14:textId="77C54C26" w:rsidR="003D6BF0" w:rsidRDefault="003D6BF0" w:rsidP="00E43FD3">
            <w:r>
              <w:t>Bead Option</w:t>
            </w:r>
          </w:p>
        </w:tc>
        <w:tc>
          <w:tcPr>
            <w:tcW w:w="4785" w:type="dxa"/>
          </w:tcPr>
          <w:p w14:paraId="4B9C67C6" w14:textId="56EB02D4" w:rsidR="003D6BF0" w:rsidRDefault="003D6BF0" w:rsidP="00E43FD3">
            <w:r>
              <w:t>Drop Down containing Bead, Non Bead and Leather</w:t>
            </w:r>
          </w:p>
        </w:tc>
      </w:tr>
      <w:tr w:rsidR="005B0D60" w14:paraId="14803B9E" w14:textId="77777777" w:rsidTr="00E43FD3">
        <w:trPr>
          <w:trHeight w:val="110"/>
        </w:trPr>
        <w:tc>
          <w:tcPr>
            <w:tcW w:w="4784" w:type="dxa"/>
          </w:tcPr>
          <w:p w14:paraId="3F5F88F4" w14:textId="4D1D17DE" w:rsidR="005B0D60" w:rsidRDefault="005B0D60" w:rsidP="00E43FD3">
            <w:r>
              <w:t>Category</w:t>
            </w:r>
          </w:p>
        </w:tc>
        <w:tc>
          <w:tcPr>
            <w:tcW w:w="4785" w:type="dxa"/>
          </w:tcPr>
          <w:p w14:paraId="4F15DB05" w14:textId="7029733A" w:rsidR="005B0D60" w:rsidRDefault="005B0D60" w:rsidP="00E43FD3">
            <w:r>
              <w:t>Drop Down list from Category Lookup</w:t>
            </w:r>
          </w:p>
        </w:tc>
      </w:tr>
      <w:tr w:rsidR="00EB0AB5" w14:paraId="2EF53598" w14:textId="77777777" w:rsidTr="00E43FD3">
        <w:trPr>
          <w:trHeight w:val="110"/>
          <w:ins w:id="88" w:author="Neil Swallow" w:date="2015-09-11T14:43:00Z"/>
        </w:trPr>
        <w:tc>
          <w:tcPr>
            <w:tcW w:w="4784" w:type="dxa"/>
          </w:tcPr>
          <w:p w14:paraId="53546E00" w14:textId="1015CC8E" w:rsidR="00EB0AB5" w:rsidRDefault="00EB0AB5" w:rsidP="00E43FD3">
            <w:pPr>
              <w:rPr>
                <w:ins w:id="89" w:author="Neil Swallow" w:date="2015-09-11T14:43:00Z"/>
              </w:rPr>
            </w:pPr>
            <w:ins w:id="90" w:author="Neil Swallow" w:date="2015-09-11T14:43:00Z">
              <w:r>
                <w:t>Angle set Option</w:t>
              </w:r>
            </w:ins>
          </w:p>
        </w:tc>
        <w:tc>
          <w:tcPr>
            <w:tcW w:w="4785" w:type="dxa"/>
          </w:tcPr>
          <w:p w14:paraId="690CE68A" w14:textId="2F55303D" w:rsidR="00EB0AB5" w:rsidRDefault="00EB0AB5" w:rsidP="00E43FD3">
            <w:pPr>
              <w:rPr>
                <w:ins w:id="91" w:author="Neil Swallow" w:date="2015-09-11T14:43:00Z"/>
              </w:rPr>
            </w:pPr>
            <w:ins w:id="92" w:author="Neil Swallow" w:date="2015-09-11T14:44:00Z">
              <w:r>
                <w:t>Drop Down from Angle set Option LUT</w:t>
              </w:r>
            </w:ins>
          </w:p>
        </w:tc>
      </w:tr>
      <w:tr w:rsidR="005B0D60" w14:paraId="69B83BA4" w14:textId="77777777" w:rsidTr="00E43FD3">
        <w:tc>
          <w:tcPr>
            <w:tcW w:w="4784" w:type="dxa"/>
          </w:tcPr>
          <w:p w14:paraId="224B8856" w14:textId="2D576BE1" w:rsidR="005B0D60" w:rsidRDefault="005B0D60" w:rsidP="00E43FD3">
            <w:r>
              <w:t>Date Added</w:t>
            </w:r>
          </w:p>
        </w:tc>
        <w:tc>
          <w:tcPr>
            <w:tcW w:w="4785" w:type="dxa"/>
          </w:tcPr>
          <w:p w14:paraId="46BA0756" w14:textId="0DD250E3" w:rsidR="005B0D60" w:rsidRDefault="005B0D60" w:rsidP="00E43FD3">
            <w:r>
              <w:t>Date format auto generated when record created</w:t>
            </w:r>
          </w:p>
        </w:tc>
      </w:tr>
    </w:tbl>
    <w:p w14:paraId="01367CD9" w14:textId="496B92B0" w:rsidR="005B0D60" w:rsidRDefault="00CA2C58" w:rsidP="00C7265F">
      <w:pPr>
        <w:pStyle w:val="ListParagraph"/>
        <w:numPr>
          <w:ilvl w:val="0"/>
          <w:numId w:val="19"/>
        </w:numPr>
      </w:pPr>
      <w:r w:rsidRPr="00CA2C58">
        <w:t>Product Range</w:t>
      </w:r>
      <w:r>
        <w:t xml:space="preserve"> e.g. ‘Alexis’</w:t>
      </w:r>
    </w:p>
    <w:p w14:paraId="3E762F6B" w14:textId="17AFE706" w:rsidR="00C7265F" w:rsidRDefault="00C7265F" w:rsidP="00C7265F">
      <w:pPr>
        <w:pStyle w:val="Heading2"/>
      </w:pPr>
      <w:r>
        <w:t>State LUT</w:t>
      </w:r>
    </w:p>
    <w:tbl>
      <w:tblPr>
        <w:tblStyle w:val="TableGrid"/>
        <w:tblW w:w="0" w:type="auto"/>
        <w:tblLook w:val="04A0" w:firstRow="1" w:lastRow="0" w:firstColumn="1" w:lastColumn="0" w:noHBand="0" w:noVBand="1"/>
      </w:tblPr>
      <w:tblGrid>
        <w:gridCol w:w="4784"/>
        <w:gridCol w:w="4785"/>
      </w:tblGrid>
      <w:tr w:rsidR="00C7265F" w14:paraId="5D5196D0" w14:textId="77777777" w:rsidTr="00C7265F">
        <w:tc>
          <w:tcPr>
            <w:tcW w:w="4784" w:type="dxa"/>
          </w:tcPr>
          <w:p w14:paraId="5705E959" w14:textId="77777777" w:rsidR="00C7265F" w:rsidRDefault="00C7265F" w:rsidP="00722E1B">
            <w:r>
              <w:t>Element</w:t>
            </w:r>
          </w:p>
        </w:tc>
        <w:tc>
          <w:tcPr>
            <w:tcW w:w="4785" w:type="dxa"/>
          </w:tcPr>
          <w:p w14:paraId="18D5CE21" w14:textId="77777777" w:rsidR="00C7265F" w:rsidRDefault="00C7265F" w:rsidP="00722E1B">
            <w:r>
              <w:t>Description</w:t>
            </w:r>
          </w:p>
        </w:tc>
      </w:tr>
      <w:tr w:rsidR="00C7265F" w14:paraId="5C1CF6EF" w14:textId="77777777" w:rsidTr="00C7265F">
        <w:tc>
          <w:tcPr>
            <w:tcW w:w="4784" w:type="dxa"/>
          </w:tcPr>
          <w:p w14:paraId="1E1386B3" w14:textId="450380BA" w:rsidR="00C7265F" w:rsidRDefault="00C7265F" w:rsidP="00722E1B">
            <w:r>
              <w:t>StateID</w:t>
            </w:r>
          </w:p>
        </w:tc>
        <w:tc>
          <w:tcPr>
            <w:tcW w:w="4785" w:type="dxa"/>
          </w:tcPr>
          <w:p w14:paraId="6E235266" w14:textId="77777777" w:rsidR="00C7265F" w:rsidRDefault="00C7265F" w:rsidP="00722E1B">
            <w:r>
              <w:t>Unique Id System Generated</w:t>
            </w:r>
          </w:p>
        </w:tc>
      </w:tr>
      <w:tr w:rsidR="00C7265F" w14:paraId="60C82922" w14:textId="77777777" w:rsidTr="00C7265F">
        <w:trPr>
          <w:trHeight w:val="110"/>
        </w:trPr>
        <w:tc>
          <w:tcPr>
            <w:tcW w:w="4784" w:type="dxa"/>
          </w:tcPr>
          <w:p w14:paraId="5E3A0D9B" w14:textId="49F09F11" w:rsidR="00C7265F" w:rsidRDefault="00C7265F" w:rsidP="00722E1B">
            <w:r>
              <w:t>State Descriptor</w:t>
            </w:r>
          </w:p>
        </w:tc>
        <w:tc>
          <w:tcPr>
            <w:tcW w:w="4785" w:type="dxa"/>
          </w:tcPr>
          <w:p w14:paraId="7428EAE4" w14:textId="77777777" w:rsidR="00C7265F" w:rsidRDefault="00C7265F" w:rsidP="00722E1B">
            <w:r>
              <w:t>Free Text area</w:t>
            </w:r>
          </w:p>
        </w:tc>
      </w:tr>
      <w:tr w:rsidR="00C7265F" w14:paraId="5DA27C40" w14:textId="77777777" w:rsidTr="00C7265F">
        <w:trPr>
          <w:trHeight w:val="110"/>
        </w:trPr>
        <w:tc>
          <w:tcPr>
            <w:tcW w:w="4784" w:type="dxa"/>
          </w:tcPr>
          <w:p w14:paraId="79DEE460" w14:textId="576F94B2" w:rsidR="00C7265F" w:rsidRDefault="00C7265F" w:rsidP="00722E1B">
            <w:r>
              <w:t>Date Added</w:t>
            </w:r>
          </w:p>
        </w:tc>
        <w:tc>
          <w:tcPr>
            <w:tcW w:w="4785" w:type="dxa"/>
          </w:tcPr>
          <w:p w14:paraId="76EC2DB5" w14:textId="4BE849E2" w:rsidR="00C7265F" w:rsidRDefault="00C7265F" w:rsidP="00722E1B">
            <w:r>
              <w:t>Date format auto generated when record created</w:t>
            </w:r>
          </w:p>
        </w:tc>
      </w:tr>
    </w:tbl>
    <w:p w14:paraId="44DE2D46" w14:textId="7A6BDC8F" w:rsidR="00C7265F" w:rsidRDefault="00C7265F" w:rsidP="00C7265F">
      <w:r>
        <w:t xml:space="preserve">* </w:t>
      </w:r>
      <w:r w:rsidRPr="00CA2C58">
        <w:t>Product Range</w:t>
      </w:r>
      <w:r>
        <w:t xml:space="preserve"> e.g. ‘Open or Closed’</w:t>
      </w:r>
    </w:p>
    <w:p w14:paraId="62B4B408" w14:textId="77777777" w:rsidR="00C7265F" w:rsidRDefault="00C7265F" w:rsidP="00C7265F">
      <w:pPr>
        <w:pStyle w:val="ListParagraph"/>
      </w:pPr>
    </w:p>
    <w:p w14:paraId="57784563" w14:textId="00645A83" w:rsidR="00E43FD3" w:rsidRDefault="00E43FD3" w:rsidP="00E43FD3">
      <w:pPr>
        <w:pStyle w:val="Heading2"/>
      </w:pPr>
      <w:bookmarkStart w:id="93" w:name="_Toc297209097"/>
      <w:r>
        <w:t>Wrap Code LUT</w:t>
      </w:r>
      <w:bookmarkEnd w:id="93"/>
    </w:p>
    <w:tbl>
      <w:tblPr>
        <w:tblStyle w:val="TableGrid"/>
        <w:tblW w:w="0" w:type="auto"/>
        <w:tblLook w:val="04A0" w:firstRow="1" w:lastRow="0" w:firstColumn="1" w:lastColumn="0" w:noHBand="0" w:noVBand="1"/>
      </w:tblPr>
      <w:tblGrid>
        <w:gridCol w:w="4784"/>
        <w:gridCol w:w="4785"/>
      </w:tblGrid>
      <w:tr w:rsidR="00E43FD3" w14:paraId="0D2A5AB7" w14:textId="77777777" w:rsidTr="00E43FD3">
        <w:tc>
          <w:tcPr>
            <w:tcW w:w="4784" w:type="dxa"/>
          </w:tcPr>
          <w:p w14:paraId="3C0AC4DA" w14:textId="77777777" w:rsidR="00E43FD3" w:rsidRDefault="00E43FD3" w:rsidP="00E43FD3">
            <w:r>
              <w:t>Element</w:t>
            </w:r>
          </w:p>
        </w:tc>
        <w:tc>
          <w:tcPr>
            <w:tcW w:w="4785" w:type="dxa"/>
          </w:tcPr>
          <w:p w14:paraId="042EA987" w14:textId="77777777" w:rsidR="00E43FD3" w:rsidRDefault="00E43FD3" w:rsidP="00E43FD3">
            <w:r>
              <w:t>Description</w:t>
            </w:r>
          </w:p>
        </w:tc>
      </w:tr>
      <w:tr w:rsidR="00E43FD3" w14:paraId="787DD8A9" w14:textId="77777777" w:rsidTr="00E43FD3">
        <w:tc>
          <w:tcPr>
            <w:tcW w:w="4784" w:type="dxa"/>
          </w:tcPr>
          <w:p w14:paraId="2CE6DA93" w14:textId="4E77DF89" w:rsidR="00E43FD3" w:rsidRDefault="00E43FD3" w:rsidP="00E43FD3">
            <w:r>
              <w:t>Wrap Code</w:t>
            </w:r>
          </w:p>
        </w:tc>
        <w:tc>
          <w:tcPr>
            <w:tcW w:w="4785" w:type="dxa"/>
          </w:tcPr>
          <w:p w14:paraId="2F5C06CE" w14:textId="6B091CB3" w:rsidR="00E43FD3" w:rsidRDefault="00E43FD3" w:rsidP="00E43FD3">
            <w:r>
              <w:t>Free Text area</w:t>
            </w:r>
          </w:p>
        </w:tc>
      </w:tr>
      <w:tr w:rsidR="00E43FD3" w14:paraId="60B52EEE" w14:textId="77777777" w:rsidTr="00E43FD3">
        <w:trPr>
          <w:trHeight w:val="110"/>
        </w:trPr>
        <w:tc>
          <w:tcPr>
            <w:tcW w:w="4784" w:type="dxa"/>
          </w:tcPr>
          <w:p w14:paraId="0EEDC4B5" w14:textId="063CF404" w:rsidR="00E43FD3" w:rsidRDefault="00E43FD3" w:rsidP="00E43FD3">
            <w:r>
              <w:t>Wrap Code Descriptor</w:t>
            </w:r>
          </w:p>
        </w:tc>
        <w:tc>
          <w:tcPr>
            <w:tcW w:w="4785" w:type="dxa"/>
          </w:tcPr>
          <w:p w14:paraId="52A00A3A" w14:textId="77777777" w:rsidR="00E43FD3" w:rsidRDefault="00E43FD3" w:rsidP="00E43FD3">
            <w:r>
              <w:t>Free Text area</w:t>
            </w:r>
          </w:p>
        </w:tc>
      </w:tr>
      <w:tr w:rsidR="00E43FD3" w14:paraId="0DE499A1" w14:textId="77777777" w:rsidTr="00E43FD3">
        <w:tc>
          <w:tcPr>
            <w:tcW w:w="4784" w:type="dxa"/>
          </w:tcPr>
          <w:p w14:paraId="21D654D4" w14:textId="77777777" w:rsidR="00E43FD3" w:rsidRDefault="00E43FD3" w:rsidP="00E43FD3">
            <w:r>
              <w:t>Date Added</w:t>
            </w:r>
          </w:p>
        </w:tc>
        <w:tc>
          <w:tcPr>
            <w:tcW w:w="4785" w:type="dxa"/>
          </w:tcPr>
          <w:p w14:paraId="3680FFDD" w14:textId="77777777" w:rsidR="00E43FD3" w:rsidRDefault="00E43FD3" w:rsidP="00E43FD3">
            <w:r>
              <w:t>Date format auto generated when record created</w:t>
            </w:r>
          </w:p>
        </w:tc>
      </w:tr>
    </w:tbl>
    <w:p w14:paraId="6B69FABE" w14:textId="15122963" w:rsidR="00E43FD3" w:rsidRPr="00CA2C58" w:rsidRDefault="00CA2C58" w:rsidP="00CF475E">
      <w:r>
        <w:t xml:space="preserve">* </w:t>
      </w:r>
      <w:r w:rsidRPr="00CA2C58">
        <w:t>Model variant Identifier e.g. ‘WA’</w:t>
      </w:r>
    </w:p>
    <w:p w14:paraId="15E66EE3" w14:textId="12D21B18" w:rsidR="00E43FD3" w:rsidRDefault="00E43FD3" w:rsidP="00E43FD3">
      <w:pPr>
        <w:pStyle w:val="Heading2"/>
      </w:pPr>
      <w:bookmarkStart w:id="94" w:name="_Toc297209098"/>
      <w:r>
        <w:t>Category Code LUT</w:t>
      </w:r>
      <w:bookmarkEnd w:id="94"/>
    </w:p>
    <w:tbl>
      <w:tblPr>
        <w:tblStyle w:val="TableGrid"/>
        <w:tblW w:w="0" w:type="auto"/>
        <w:tblLook w:val="04A0" w:firstRow="1" w:lastRow="0" w:firstColumn="1" w:lastColumn="0" w:noHBand="0" w:noVBand="1"/>
      </w:tblPr>
      <w:tblGrid>
        <w:gridCol w:w="4784"/>
        <w:gridCol w:w="4785"/>
      </w:tblGrid>
      <w:tr w:rsidR="00E43FD3" w14:paraId="61D00071" w14:textId="77777777" w:rsidTr="00E43FD3">
        <w:tc>
          <w:tcPr>
            <w:tcW w:w="4784" w:type="dxa"/>
          </w:tcPr>
          <w:p w14:paraId="4438B330" w14:textId="77777777" w:rsidR="00E43FD3" w:rsidRDefault="00E43FD3" w:rsidP="00E43FD3">
            <w:r>
              <w:t>Element</w:t>
            </w:r>
          </w:p>
        </w:tc>
        <w:tc>
          <w:tcPr>
            <w:tcW w:w="4785" w:type="dxa"/>
          </w:tcPr>
          <w:p w14:paraId="4E3EFF2B" w14:textId="77777777" w:rsidR="00E43FD3" w:rsidRDefault="00E43FD3" w:rsidP="00E43FD3">
            <w:r>
              <w:t>Description</w:t>
            </w:r>
          </w:p>
        </w:tc>
      </w:tr>
      <w:tr w:rsidR="00E43FD3" w14:paraId="5C564491" w14:textId="77777777" w:rsidTr="00E43FD3">
        <w:tc>
          <w:tcPr>
            <w:tcW w:w="4784" w:type="dxa"/>
          </w:tcPr>
          <w:p w14:paraId="03ADD781" w14:textId="2916623C" w:rsidR="00E43FD3" w:rsidRDefault="00E43FD3" w:rsidP="00E43FD3">
            <w:r>
              <w:t>Category ID</w:t>
            </w:r>
          </w:p>
        </w:tc>
        <w:tc>
          <w:tcPr>
            <w:tcW w:w="4785" w:type="dxa"/>
          </w:tcPr>
          <w:p w14:paraId="3F312B48" w14:textId="665071C6" w:rsidR="00E43FD3" w:rsidRDefault="00E43FD3" w:rsidP="00E43FD3">
            <w:r>
              <w:t>System generated UID</w:t>
            </w:r>
          </w:p>
        </w:tc>
      </w:tr>
      <w:tr w:rsidR="00E43FD3" w14:paraId="79A356FC" w14:textId="77777777" w:rsidTr="00E43FD3">
        <w:trPr>
          <w:trHeight w:val="110"/>
        </w:trPr>
        <w:tc>
          <w:tcPr>
            <w:tcW w:w="4784" w:type="dxa"/>
          </w:tcPr>
          <w:p w14:paraId="74915F97" w14:textId="51BC780E" w:rsidR="00E43FD3" w:rsidRDefault="00E43FD3" w:rsidP="00E43FD3">
            <w:r>
              <w:t>Category Descriptor</w:t>
            </w:r>
          </w:p>
        </w:tc>
        <w:tc>
          <w:tcPr>
            <w:tcW w:w="4785" w:type="dxa"/>
          </w:tcPr>
          <w:p w14:paraId="080D19CC" w14:textId="77777777" w:rsidR="00E43FD3" w:rsidRDefault="00E43FD3" w:rsidP="00E43FD3">
            <w:r>
              <w:t>Free Text area</w:t>
            </w:r>
          </w:p>
        </w:tc>
      </w:tr>
      <w:tr w:rsidR="00E43FD3" w14:paraId="687BE689" w14:textId="77777777" w:rsidTr="00E43FD3">
        <w:tc>
          <w:tcPr>
            <w:tcW w:w="4784" w:type="dxa"/>
          </w:tcPr>
          <w:p w14:paraId="0A4D0460" w14:textId="77777777" w:rsidR="00E43FD3" w:rsidRDefault="00E43FD3" w:rsidP="00E43FD3">
            <w:r>
              <w:t>Date Added</w:t>
            </w:r>
          </w:p>
        </w:tc>
        <w:tc>
          <w:tcPr>
            <w:tcW w:w="4785" w:type="dxa"/>
          </w:tcPr>
          <w:p w14:paraId="47AD900C" w14:textId="77777777" w:rsidR="00E43FD3" w:rsidRDefault="00E43FD3" w:rsidP="00E43FD3">
            <w:r>
              <w:t>Date format auto generated when record created</w:t>
            </w:r>
          </w:p>
        </w:tc>
      </w:tr>
    </w:tbl>
    <w:p w14:paraId="465698C9" w14:textId="357C7167" w:rsidR="00E43FD3" w:rsidRDefault="00CA2C58" w:rsidP="0004780B">
      <w:r>
        <w:t xml:space="preserve">* </w:t>
      </w:r>
      <w:r w:rsidRPr="00CF475E">
        <w:t>Denotes business category e.g. ‘Sofas’</w:t>
      </w:r>
    </w:p>
    <w:p w14:paraId="74480F3A" w14:textId="5399AAC6" w:rsidR="00E43FD3" w:rsidRDefault="00983F2F" w:rsidP="00E43FD3">
      <w:pPr>
        <w:pStyle w:val="Heading2"/>
      </w:pPr>
      <w:bookmarkStart w:id="95" w:name="_Toc297209099"/>
      <w:r>
        <w:lastRenderedPageBreak/>
        <w:t>Fabric Design</w:t>
      </w:r>
      <w:r w:rsidR="00E43FD3">
        <w:t xml:space="preserve"> LUT</w:t>
      </w:r>
      <w:bookmarkEnd w:id="95"/>
    </w:p>
    <w:tbl>
      <w:tblPr>
        <w:tblStyle w:val="TableGrid"/>
        <w:tblW w:w="0" w:type="auto"/>
        <w:tblLook w:val="04A0" w:firstRow="1" w:lastRow="0" w:firstColumn="1" w:lastColumn="0" w:noHBand="0" w:noVBand="1"/>
      </w:tblPr>
      <w:tblGrid>
        <w:gridCol w:w="4784"/>
        <w:gridCol w:w="4785"/>
      </w:tblGrid>
      <w:tr w:rsidR="00E43FD3" w14:paraId="0C26FF38" w14:textId="77777777" w:rsidTr="00E43FD3">
        <w:tc>
          <w:tcPr>
            <w:tcW w:w="4784" w:type="dxa"/>
          </w:tcPr>
          <w:p w14:paraId="0B7D0EC6" w14:textId="77777777" w:rsidR="00E43FD3" w:rsidRDefault="00E43FD3" w:rsidP="00E43FD3">
            <w:r>
              <w:t>Element</w:t>
            </w:r>
          </w:p>
        </w:tc>
        <w:tc>
          <w:tcPr>
            <w:tcW w:w="4785" w:type="dxa"/>
          </w:tcPr>
          <w:p w14:paraId="57AC6838" w14:textId="77777777" w:rsidR="00E43FD3" w:rsidRDefault="00E43FD3" w:rsidP="00E43FD3">
            <w:r>
              <w:t>Description</w:t>
            </w:r>
          </w:p>
        </w:tc>
      </w:tr>
      <w:tr w:rsidR="00E43FD3" w14:paraId="29C8EFAA" w14:textId="77777777" w:rsidTr="00E43FD3">
        <w:tc>
          <w:tcPr>
            <w:tcW w:w="4784" w:type="dxa"/>
          </w:tcPr>
          <w:p w14:paraId="4F19B6C6" w14:textId="37CAA7FC" w:rsidR="00E43FD3" w:rsidRDefault="00983F2F" w:rsidP="00E43FD3">
            <w:r>
              <w:t>Fabric Design</w:t>
            </w:r>
            <w:r w:rsidR="00E43FD3">
              <w:t xml:space="preserve"> ID</w:t>
            </w:r>
          </w:p>
        </w:tc>
        <w:tc>
          <w:tcPr>
            <w:tcW w:w="4785" w:type="dxa"/>
          </w:tcPr>
          <w:p w14:paraId="2885A2F2" w14:textId="028B4C85" w:rsidR="00E43FD3" w:rsidRDefault="00E43FD3" w:rsidP="00E43FD3">
            <w:r>
              <w:t>System generated UID</w:t>
            </w:r>
          </w:p>
        </w:tc>
      </w:tr>
      <w:tr w:rsidR="00E43FD3" w14:paraId="048A047A" w14:textId="77777777" w:rsidTr="00E43FD3">
        <w:trPr>
          <w:trHeight w:val="110"/>
        </w:trPr>
        <w:tc>
          <w:tcPr>
            <w:tcW w:w="4784" w:type="dxa"/>
          </w:tcPr>
          <w:p w14:paraId="1C9F06C1" w14:textId="0540239D" w:rsidR="00E43FD3" w:rsidRDefault="00983F2F" w:rsidP="00E43FD3">
            <w:r>
              <w:t>Fabric Design</w:t>
            </w:r>
            <w:r w:rsidR="00E43FD3">
              <w:t xml:space="preserve"> Descriptor</w:t>
            </w:r>
          </w:p>
        </w:tc>
        <w:tc>
          <w:tcPr>
            <w:tcW w:w="4785" w:type="dxa"/>
          </w:tcPr>
          <w:p w14:paraId="1BD2E438" w14:textId="77777777" w:rsidR="00E43FD3" w:rsidRDefault="00E43FD3" w:rsidP="00E43FD3">
            <w:r>
              <w:t>Free Text area</w:t>
            </w:r>
          </w:p>
        </w:tc>
      </w:tr>
      <w:tr w:rsidR="00E43FD3" w14:paraId="2043F96A" w14:textId="77777777" w:rsidTr="00E43FD3">
        <w:tc>
          <w:tcPr>
            <w:tcW w:w="4784" w:type="dxa"/>
          </w:tcPr>
          <w:p w14:paraId="3DDA5E6A" w14:textId="77777777" w:rsidR="00E43FD3" w:rsidRDefault="00E43FD3" w:rsidP="00E43FD3">
            <w:r>
              <w:t>Date Added</w:t>
            </w:r>
          </w:p>
        </w:tc>
        <w:tc>
          <w:tcPr>
            <w:tcW w:w="4785" w:type="dxa"/>
          </w:tcPr>
          <w:p w14:paraId="7D64D4C8" w14:textId="77777777" w:rsidR="00E43FD3" w:rsidRDefault="00E43FD3" w:rsidP="00E43FD3">
            <w:r>
              <w:t>Date format auto generated when record created</w:t>
            </w:r>
          </w:p>
        </w:tc>
      </w:tr>
    </w:tbl>
    <w:p w14:paraId="7C342BD7" w14:textId="28F956CC" w:rsidR="00E43FD3" w:rsidRDefault="00CA2C58" w:rsidP="00E43FD3">
      <w:r>
        <w:t xml:space="preserve">* </w:t>
      </w:r>
      <w:r w:rsidRPr="00CF475E">
        <w:t>Family of texture e.g. ‘Stripe’</w:t>
      </w:r>
    </w:p>
    <w:p w14:paraId="4C6616F6" w14:textId="6165E52A" w:rsidR="00E43FD3" w:rsidRDefault="005B0D60" w:rsidP="00E43FD3">
      <w:pPr>
        <w:pStyle w:val="Heading2"/>
      </w:pPr>
      <w:bookmarkStart w:id="96" w:name="_Toc297209100"/>
      <w:r>
        <w:t>Season</w:t>
      </w:r>
      <w:r w:rsidR="00E43FD3">
        <w:t xml:space="preserve"> LUT</w:t>
      </w:r>
      <w:bookmarkEnd w:id="96"/>
    </w:p>
    <w:tbl>
      <w:tblPr>
        <w:tblStyle w:val="TableGrid"/>
        <w:tblW w:w="0" w:type="auto"/>
        <w:tblLook w:val="04A0" w:firstRow="1" w:lastRow="0" w:firstColumn="1" w:lastColumn="0" w:noHBand="0" w:noVBand="1"/>
      </w:tblPr>
      <w:tblGrid>
        <w:gridCol w:w="4784"/>
        <w:gridCol w:w="4785"/>
      </w:tblGrid>
      <w:tr w:rsidR="00E43FD3" w14:paraId="3BC0642E" w14:textId="77777777" w:rsidTr="00E43FD3">
        <w:tc>
          <w:tcPr>
            <w:tcW w:w="4784" w:type="dxa"/>
          </w:tcPr>
          <w:p w14:paraId="038BBAE8" w14:textId="77777777" w:rsidR="00E43FD3" w:rsidRDefault="00E43FD3" w:rsidP="00E43FD3">
            <w:r>
              <w:t>Element</w:t>
            </w:r>
          </w:p>
        </w:tc>
        <w:tc>
          <w:tcPr>
            <w:tcW w:w="4785" w:type="dxa"/>
          </w:tcPr>
          <w:p w14:paraId="228DFA19" w14:textId="77777777" w:rsidR="00E43FD3" w:rsidRDefault="00E43FD3" w:rsidP="00E43FD3">
            <w:r>
              <w:t>Description</w:t>
            </w:r>
          </w:p>
        </w:tc>
      </w:tr>
      <w:tr w:rsidR="00E43FD3" w14:paraId="5C277FF6" w14:textId="77777777" w:rsidTr="00E43FD3">
        <w:tc>
          <w:tcPr>
            <w:tcW w:w="4784" w:type="dxa"/>
          </w:tcPr>
          <w:p w14:paraId="5ECFFD0B" w14:textId="7B0C95D8" w:rsidR="00E43FD3" w:rsidRDefault="00565CE0" w:rsidP="00E43FD3">
            <w:r>
              <w:t>Season</w:t>
            </w:r>
            <w:r w:rsidR="00E43FD3">
              <w:t xml:space="preserve"> ID</w:t>
            </w:r>
          </w:p>
        </w:tc>
        <w:tc>
          <w:tcPr>
            <w:tcW w:w="4785" w:type="dxa"/>
          </w:tcPr>
          <w:p w14:paraId="6C2B8202" w14:textId="77777777" w:rsidR="00E43FD3" w:rsidRDefault="00E43FD3" w:rsidP="00E43FD3">
            <w:r>
              <w:t>System generated UID</w:t>
            </w:r>
          </w:p>
        </w:tc>
      </w:tr>
      <w:tr w:rsidR="00E43FD3" w14:paraId="0C5A7F53" w14:textId="77777777" w:rsidTr="00E43FD3">
        <w:trPr>
          <w:trHeight w:val="110"/>
        </w:trPr>
        <w:tc>
          <w:tcPr>
            <w:tcW w:w="4784" w:type="dxa"/>
          </w:tcPr>
          <w:p w14:paraId="7264D64F" w14:textId="47190B02" w:rsidR="00E43FD3" w:rsidRDefault="00565CE0" w:rsidP="00E43FD3">
            <w:r>
              <w:t>Season</w:t>
            </w:r>
            <w:r w:rsidR="00E43FD3">
              <w:t xml:space="preserve"> Descriptor</w:t>
            </w:r>
          </w:p>
        </w:tc>
        <w:tc>
          <w:tcPr>
            <w:tcW w:w="4785" w:type="dxa"/>
          </w:tcPr>
          <w:p w14:paraId="217E7BA7" w14:textId="77777777" w:rsidR="00E43FD3" w:rsidRDefault="00E43FD3" w:rsidP="00E43FD3">
            <w:r>
              <w:t>Free Text area</w:t>
            </w:r>
          </w:p>
        </w:tc>
      </w:tr>
      <w:tr w:rsidR="005B0D60" w14:paraId="395924B3" w14:textId="77777777" w:rsidTr="00E43FD3">
        <w:trPr>
          <w:trHeight w:val="110"/>
        </w:trPr>
        <w:tc>
          <w:tcPr>
            <w:tcW w:w="4784" w:type="dxa"/>
          </w:tcPr>
          <w:p w14:paraId="62489541" w14:textId="32BE9412" w:rsidR="005B0D60" w:rsidRDefault="005B0D60" w:rsidP="00E43FD3">
            <w:r>
              <w:t>Category</w:t>
            </w:r>
          </w:p>
        </w:tc>
        <w:tc>
          <w:tcPr>
            <w:tcW w:w="4785" w:type="dxa"/>
          </w:tcPr>
          <w:p w14:paraId="1592BC94" w14:textId="544341B1" w:rsidR="005B0D60" w:rsidRDefault="005B0D60" w:rsidP="00E43FD3">
            <w:r>
              <w:t>Drop Down list from Category Lookup</w:t>
            </w:r>
          </w:p>
        </w:tc>
      </w:tr>
      <w:tr w:rsidR="005B0D60" w14:paraId="6BD1ED57" w14:textId="77777777" w:rsidTr="00E43FD3">
        <w:tc>
          <w:tcPr>
            <w:tcW w:w="4784" w:type="dxa"/>
          </w:tcPr>
          <w:p w14:paraId="06D35BD6" w14:textId="77777777" w:rsidR="005B0D60" w:rsidRDefault="005B0D60" w:rsidP="00E43FD3">
            <w:r>
              <w:t>Date Added</w:t>
            </w:r>
          </w:p>
        </w:tc>
        <w:tc>
          <w:tcPr>
            <w:tcW w:w="4785" w:type="dxa"/>
          </w:tcPr>
          <w:p w14:paraId="7576DB8F" w14:textId="77777777" w:rsidR="005B0D60" w:rsidRDefault="005B0D60" w:rsidP="00E43FD3">
            <w:r>
              <w:t>Date format auto generated when record created</w:t>
            </w:r>
          </w:p>
        </w:tc>
      </w:tr>
    </w:tbl>
    <w:p w14:paraId="72B95E5D" w14:textId="12640610" w:rsidR="00E43FD3" w:rsidRPr="00CF475E" w:rsidRDefault="00CA2C58" w:rsidP="00E43FD3">
      <w:r>
        <w:t>*</w:t>
      </w:r>
      <w:r w:rsidRPr="00CF475E">
        <w:t>Definition of activity phase e.g. ‘Spring 1 15’</w:t>
      </w:r>
    </w:p>
    <w:p w14:paraId="3A43650A" w14:textId="5A2D1CEA" w:rsidR="003523C0" w:rsidRDefault="003523C0" w:rsidP="003523C0">
      <w:pPr>
        <w:pStyle w:val="Heading2"/>
      </w:pPr>
      <w:bookmarkStart w:id="97" w:name="_Toc297209101"/>
      <w:r>
        <w:t xml:space="preserve">Material </w:t>
      </w:r>
      <w:r w:rsidR="00983F2F">
        <w:t>Type</w:t>
      </w:r>
      <w:r>
        <w:t xml:space="preserve"> LUT</w:t>
      </w:r>
      <w:bookmarkEnd w:id="97"/>
    </w:p>
    <w:tbl>
      <w:tblPr>
        <w:tblStyle w:val="TableGrid"/>
        <w:tblW w:w="0" w:type="auto"/>
        <w:tblLook w:val="04A0" w:firstRow="1" w:lastRow="0" w:firstColumn="1" w:lastColumn="0" w:noHBand="0" w:noVBand="1"/>
      </w:tblPr>
      <w:tblGrid>
        <w:gridCol w:w="4784"/>
        <w:gridCol w:w="4785"/>
      </w:tblGrid>
      <w:tr w:rsidR="003523C0" w14:paraId="1A6E5636" w14:textId="77777777" w:rsidTr="003523C0">
        <w:tc>
          <w:tcPr>
            <w:tcW w:w="4784" w:type="dxa"/>
          </w:tcPr>
          <w:p w14:paraId="46880F0B" w14:textId="77777777" w:rsidR="003523C0" w:rsidRDefault="003523C0" w:rsidP="003523C0">
            <w:r>
              <w:t>Element</w:t>
            </w:r>
          </w:p>
        </w:tc>
        <w:tc>
          <w:tcPr>
            <w:tcW w:w="4785" w:type="dxa"/>
          </w:tcPr>
          <w:p w14:paraId="6CB5EDBD" w14:textId="77777777" w:rsidR="003523C0" w:rsidRDefault="003523C0" w:rsidP="003523C0">
            <w:r>
              <w:t>Description</w:t>
            </w:r>
          </w:p>
        </w:tc>
      </w:tr>
      <w:tr w:rsidR="003523C0" w14:paraId="0527481A" w14:textId="77777777" w:rsidTr="003523C0">
        <w:tc>
          <w:tcPr>
            <w:tcW w:w="4784" w:type="dxa"/>
          </w:tcPr>
          <w:p w14:paraId="15EE147C" w14:textId="1B87450B" w:rsidR="003523C0" w:rsidRDefault="003523C0" w:rsidP="00983F2F">
            <w:r>
              <w:t xml:space="preserve">Material </w:t>
            </w:r>
            <w:r w:rsidR="00983F2F">
              <w:t>Type</w:t>
            </w:r>
            <w:r>
              <w:t xml:space="preserve"> ID</w:t>
            </w:r>
          </w:p>
        </w:tc>
        <w:tc>
          <w:tcPr>
            <w:tcW w:w="4785" w:type="dxa"/>
          </w:tcPr>
          <w:p w14:paraId="69949BBB" w14:textId="77777777" w:rsidR="003523C0" w:rsidRDefault="003523C0" w:rsidP="003523C0">
            <w:r>
              <w:t>System generated UID</w:t>
            </w:r>
          </w:p>
        </w:tc>
      </w:tr>
      <w:tr w:rsidR="003523C0" w14:paraId="3C6FBA01" w14:textId="77777777" w:rsidTr="003523C0">
        <w:trPr>
          <w:trHeight w:val="110"/>
        </w:trPr>
        <w:tc>
          <w:tcPr>
            <w:tcW w:w="4784" w:type="dxa"/>
          </w:tcPr>
          <w:p w14:paraId="4F05C7E4" w14:textId="09F03042" w:rsidR="003523C0" w:rsidRDefault="003523C0" w:rsidP="00983F2F">
            <w:r>
              <w:t xml:space="preserve">Material </w:t>
            </w:r>
            <w:r w:rsidR="00983F2F">
              <w:t>Type</w:t>
            </w:r>
            <w:r>
              <w:t xml:space="preserve"> Descriptor</w:t>
            </w:r>
          </w:p>
        </w:tc>
        <w:tc>
          <w:tcPr>
            <w:tcW w:w="4785" w:type="dxa"/>
          </w:tcPr>
          <w:p w14:paraId="2BD24361" w14:textId="77777777" w:rsidR="003523C0" w:rsidRDefault="003523C0" w:rsidP="003523C0">
            <w:r>
              <w:t>Free Text area</w:t>
            </w:r>
          </w:p>
        </w:tc>
      </w:tr>
      <w:tr w:rsidR="003523C0" w14:paraId="18EB2DCA" w14:textId="77777777" w:rsidTr="003523C0">
        <w:tc>
          <w:tcPr>
            <w:tcW w:w="4784" w:type="dxa"/>
          </w:tcPr>
          <w:p w14:paraId="253F8312" w14:textId="77777777" w:rsidR="003523C0" w:rsidRDefault="003523C0" w:rsidP="003523C0">
            <w:r>
              <w:t>Date Added</w:t>
            </w:r>
          </w:p>
        </w:tc>
        <w:tc>
          <w:tcPr>
            <w:tcW w:w="4785" w:type="dxa"/>
          </w:tcPr>
          <w:p w14:paraId="109400B1" w14:textId="77777777" w:rsidR="003523C0" w:rsidRDefault="003523C0" w:rsidP="003523C0">
            <w:r>
              <w:t>Date format auto generated when record created</w:t>
            </w:r>
          </w:p>
        </w:tc>
      </w:tr>
    </w:tbl>
    <w:p w14:paraId="057BB119" w14:textId="54D239D3" w:rsidR="003523C0" w:rsidRPr="00CF475E" w:rsidRDefault="00CA2C58" w:rsidP="00CF475E">
      <w:r w:rsidRPr="00CF475E">
        <w:t>e.g. ‘Fabric’</w:t>
      </w:r>
    </w:p>
    <w:p w14:paraId="245AAF4B" w14:textId="11AB2002" w:rsidR="00D85F58" w:rsidRDefault="00D85F58" w:rsidP="00D85F58">
      <w:pPr>
        <w:pStyle w:val="Heading2"/>
      </w:pPr>
      <w:bookmarkStart w:id="98" w:name="_Toc297209102"/>
      <w:r>
        <w:t>Foot Shape LUT</w:t>
      </w:r>
      <w:bookmarkEnd w:id="98"/>
    </w:p>
    <w:tbl>
      <w:tblPr>
        <w:tblStyle w:val="TableGrid"/>
        <w:tblW w:w="0" w:type="auto"/>
        <w:tblLook w:val="04A0" w:firstRow="1" w:lastRow="0" w:firstColumn="1" w:lastColumn="0" w:noHBand="0" w:noVBand="1"/>
      </w:tblPr>
      <w:tblGrid>
        <w:gridCol w:w="4784"/>
        <w:gridCol w:w="4785"/>
      </w:tblGrid>
      <w:tr w:rsidR="00D85F58" w14:paraId="52983B7D" w14:textId="77777777" w:rsidTr="00D85F58">
        <w:tc>
          <w:tcPr>
            <w:tcW w:w="4784" w:type="dxa"/>
          </w:tcPr>
          <w:p w14:paraId="460389A4" w14:textId="77777777" w:rsidR="00D85F58" w:rsidRDefault="00D85F58" w:rsidP="00D85F58">
            <w:r>
              <w:t>Element</w:t>
            </w:r>
          </w:p>
        </w:tc>
        <w:tc>
          <w:tcPr>
            <w:tcW w:w="4785" w:type="dxa"/>
          </w:tcPr>
          <w:p w14:paraId="10C437AA" w14:textId="77777777" w:rsidR="00D85F58" w:rsidRDefault="00D85F58" w:rsidP="00D85F58">
            <w:r>
              <w:t>Description</w:t>
            </w:r>
          </w:p>
        </w:tc>
      </w:tr>
      <w:tr w:rsidR="00D85F58" w14:paraId="1BA568E3" w14:textId="77777777" w:rsidTr="00D85F58">
        <w:tc>
          <w:tcPr>
            <w:tcW w:w="4784" w:type="dxa"/>
          </w:tcPr>
          <w:p w14:paraId="352F163C" w14:textId="4323FB8A" w:rsidR="00D85F58" w:rsidRDefault="00D85F58" w:rsidP="00D85F58">
            <w:r>
              <w:t>Foot Type ID</w:t>
            </w:r>
          </w:p>
        </w:tc>
        <w:tc>
          <w:tcPr>
            <w:tcW w:w="4785" w:type="dxa"/>
          </w:tcPr>
          <w:p w14:paraId="6A74BDE2" w14:textId="6911474D" w:rsidR="00D85F58" w:rsidRDefault="00D85F58" w:rsidP="000F5984">
            <w:r>
              <w:t xml:space="preserve">System generated UID – </w:t>
            </w:r>
            <w:del w:id="99" w:author="Neil Swallow" w:date="2015-09-11T14:52:00Z">
              <w:r w:rsidDel="000F5984">
                <w:delText xml:space="preserve">3 </w:delText>
              </w:r>
            </w:del>
            <w:ins w:id="100" w:author="Neil Swallow" w:date="2015-09-11T14:52:00Z">
              <w:r w:rsidR="000F5984">
                <w:t xml:space="preserve">4 </w:t>
              </w:r>
            </w:ins>
            <w:r>
              <w:t>digit</w:t>
            </w:r>
            <w:ins w:id="101" w:author="Neil Swallow" w:date="2015-09-11T14:52:00Z">
              <w:r w:rsidR="000F5984">
                <w:t xml:space="preserve"> starting with F ie F001</w:t>
              </w:r>
            </w:ins>
          </w:p>
        </w:tc>
      </w:tr>
      <w:tr w:rsidR="00D85F58" w14:paraId="24609DCD" w14:textId="77777777" w:rsidTr="00D85F58">
        <w:trPr>
          <w:trHeight w:val="110"/>
        </w:trPr>
        <w:tc>
          <w:tcPr>
            <w:tcW w:w="4784" w:type="dxa"/>
          </w:tcPr>
          <w:p w14:paraId="33B58184" w14:textId="25B6DCC3" w:rsidR="00D85F58" w:rsidRDefault="00D85F58" w:rsidP="00D85F58">
            <w:r>
              <w:t>Foot Type Descriptor</w:t>
            </w:r>
          </w:p>
        </w:tc>
        <w:tc>
          <w:tcPr>
            <w:tcW w:w="4785" w:type="dxa"/>
          </w:tcPr>
          <w:p w14:paraId="55366F81" w14:textId="77777777" w:rsidR="00D85F58" w:rsidRDefault="00D85F58" w:rsidP="00D85F58">
            <w:r>
              <w:t>Free Text area</w:t>
            </w:r>
          </w:p>
        </w:tc>
      </w:tr>
      <w:tr w:rsidR="00D85F58" w14:paraId="1D89E028" w14:textId="77777777" w:rsidTr="00D85F58">
        <w:tc>
          <w:tcPr>
            <w:tcW w:w="4784" w:type="dxa"/>
          </w:tcPr>
          <w:p w14:paraId="29929791" w14:textId="77777777" w:rsidR="00D85F58" w:rsidRDefault="00D85F58" w:rsidP="00D85F58">
            <w:r>
              <w:t>Date Added</w:t>
            </w:r>
          </w:p>
        </w:tc>
        <w:tc>
          <w:tcPr>
            <w:tcW w:w="4785" w:type="dxa"/>
          </w:tcPr>
          <w:p w14:paraId="77CD6433" w14:textId="77777777" w:rsidR="00D85F58" w:rsidRDefault="00D85F58" w:rsidP="00D85F58">
            <w:r>
              <w:t>Date format auto generated when record created</w:t>
            </w:r>
          </w:p>
        </w:tc>
      </w:tr>
    </w:tbl>
    <w:p w14:paraId="11390DC7" w14:textId="7148A4E4" w:rsidR="00D85F58" w:rsidRPr="00D85F58" w:rsidRDefault="00D85F58" w:rsidP="00D85F58">
      <w:r>
        <w:t xml:space="preserve">* </w:t>
      </w:r>
      <w:r w:rsidRPr="00CF475E">
        <w:t>Description of type of feet e.g.’Block’</w:t>
      </w:r>
    </w:p>
    <w:p w14:paraId="11486DA9" w14:textId="0E237606" w:rsidR="003523C0" w:rsidRDefault="003523C0" w:rsidP="003523C0">
      <w:pPr>
        <w:pStyle w:val="Heading2"/>
      </w:pPr>
      <w:bookmarkStart w:id="102" w:name="_Toc297209103"/>
      <w:r>
        <w:t>Detail Code LUT</w:t>
      </w:r>
      <w:bookmarkEnd w:id="102"/>
    </w:p>
    <w:tbl>
      <w:tblPr>
        <w:tblStyle w:val="TableGrid"/>
        <w:tblW w:w="0" w:type="auto"/>
        <w:tblLook w:val="04A0" w:firstRow="1" w:lastRow="0" w:firstColumn="1" w:lastColumn="0" w:noHBand="0" w:noVBand="1"/>
      </w:tblPr>
      <w:tblGrid>
        <w:gridCol w:w="4784"/>
        <w:gridCol w:w="4785"/>
      </w:tblGrid>
      <w:tr w:rsidR="003523C0" w14:paraId="3C76F020" w14:textId="77777777" w:rsidTr="003523C0">
        <w:tc>
          <w:tcPr>
            <w:tcW w:w="4784" w:type="dxa"/>
          </w:tcPr>
          <w:p w14:paraId="22A3A69E" w14:textId="77777777" w:rsidR="003523C0" w:rsidRDefault="003523C0" w:rsidP="003523C0">
            <w:r>
              <w:t>Element</w:t>
            </w:r>
          </w:p>
        </w:tc>
        <w:tc>
          <w:tcPr>
            <w:tcW w:w="4785" w:type="dxa"/>
          </w:tcPr>
          <w:p w14:paraId="7B3BB40A" w14:textId="77777777" w:rsidR="003523C0" w:rsidRDefault="003523C0" w:rsidP="003523C0">
            <w:r>
              <w:t>Description</w:t>
            </w:r>
          </w:p>
        </w:tc>
      </w:tr>
      <w:tr w:rsidR="003523C0" w14:paraId="430AA9ED" w14:textId="77777777" w:rsidTr="003523C0">
        <w:tc>
          <w:tcPr>
            <w:tcW w:w="4784" w:type="dxa"/>
          </w:tcPr>
          <w:p w14:paraId="39E6C548" w14:textId="4657B2FA" w:rsidR="003523C0" w:rsidRDefault="003523C0" w:rsidP="003523C0">
            <w:r>
              <w:t>Detail Code ID</w:t>
            </w:r>
          </w:p>
        </w:tc>
        <w:tc>
          <w:tcPr>
            <w:tcW w:w="4785" w:type="dxa"/>
          </w:tcPr>
          <w:p w14:paraId="652B23D6" w14:textId="1A2BFBF2" w:rsidR="003523C0" w:rsidRDefault="003523C0" w:rsidP="003523C0">
            <w:r>
              <w:t>Free Text Area</w:t>
            </w:r>
          </w:p>
        </w:tc>
      </w:tr>
      <w:tr w:rsidR="003523C0" w14:paraId="346C8462" w14:textId="77777777" w:rsidTr="003523C0">
        <w:trPr>
          <w:trHeight w:val="110"/>
        </w:trPr>
        <w:tc>
          <w:tcPr>
            <w:tcW w:w="4784" w:type="dxa"/>
          </w:tcPr>
          <w:p w14:paraId="0B25B321" w14:textId="3DE227E4" w:rsidR="003523C0" w:rsidRDefault="003523C0" w:rsidP="003523C0">
            <w:r>
              <w:t>Detail Descriptor</w:t>
            </w:r>
          </w:p>
        </w:tc>
        <w:tc>
          <w:tcPr>
            <w:tcW w:w="4785" w:type="dxa"/>
          </w:tcPr>
          <w:p w14:paraId="4055BE26" w14:textId="77777777" w:rsidR="003523C0" w:rsidRDefault="003523C0" w:rsidP="003523C0">
            <w:r>
              <w:t>Free Text area</w:t>
            </w:r>
          </w:p>
        </w:tc>
      </w:tr>
      <w:tr w:rsidR="003523C0" w14:paraId="2D5087EF" w14:textId="77777777" w:rsidTr="003523C0">
        <w:tc>
          <w:tcPr>
            <w:tcW w:w="4784" w:type="dxa"/>
          </w:tcPr>
          <w:p w14:paraId="421F6F81" w14:textId="77777777" w:rsidR="003523C0" w:rsidRDefault="003523C0" w:rsidP="003523C0">
            <w:r>
              <w:t>Date Added</w:t>
            </w:r>
          </w:p>
        </w:tc>
        <w:tc>
          <w:tcPr>
            <w:tcW w:w="4785" w:type="dxa"/>
          </w:tcPr>
          <w:p w14:paraId="4B0581C7" w14:textId="77777777" w:rsidR="003523C0" w:rsidRDefault="003523C0" w:rsidP="003523C0">
            <w:r>
              <w:t>Date format auto generated when record created</w:t>
            </w:r>
          </w:p>
        </w:tc>
      </w:tr>
    </w:tbl>
    <w:p w14:paraId="6CC6A1AE" w14:textId="26E4B132" w:rsidR="00CA2C58" w:rsidRDefault="00CA2C58" w:rsidP="003D6BF0">
      <w:pPr>
        <w:pStyle w:val="ListParagraph"/>
        <w:numPr>
          <w:ilvl w:val="0"/>
          <w:numId w:val="19"/>
        </w:numPr>
      </w:pPr>
      <w:r w:rsidRPr="00CA2C58">
        <w:t>Model variant Identifier e.g. ‘</w:t>
      </w:r>
      <w:r>
        <w:t>SCF</w:t>
      </w:r>
      <w:r w:rsidRPr="00CA2C58">
        <w:t>’</w:t>
      </w:r>
    </w:p>
    <w:p w14:paraId="64B0238A" w14:textId="6F323C03" w:rsidR="003D6BF0" w:rsidRDefault="003D6BF0" w:rsidP="003D6BF0">
      <w:pPr>
        <w:pStyle w:val="Heading2"/>
      </w:pPr>
      <w:bookmarkStart w:id="103" w:name="_Toc297209104"/>
      <w:r>
        <w:t>Status LUT</w:t>
      </w:r>
      <w:bookmarkEnd w:id="103"/>
    </w:p>
    <w:tbl>
      <w:tblPr>
        <w:tblStyle w:val="TableGrid"/>
        <w:tblW w:w="0" w:type="auto"/>
        <w:tblLook w:val="04A0" w:firstRow="1" w:lastRow="0" w:firstColumn="1" w:lastColumn="0" w:noHBand="0" w:noVBand="1"/>
      </w:tblPr>
      <w:tblGrid>
        <w:gridCol w:w="4784"/>
        <w:gridCol w:w="4785"/>
      </w:tblGrid>
      <w:tr w:rsidR="003D6BF0" w14:paraId="2D4BF2B8" w14:textId="77777777" w:rsidTr="003D6BF0">
        <w:tc>
          <w:tcPr>
            <w:tcW w:w="4784" w:type="dxa"/>
          </w:tcPr>
          <w:p w14:paraId="545056B9" w14:textId="77777777" w:rsidR="003D6BF0" w:rsidRDefault="003D6BF0" w:rsidP="003D6BF0">
            <w:r>
              <w:t>Element</w:t>
            </w:r>
          </w:p>
        </w:tc>
        <w:tc>
          <w:tcPr>
            <w:tcW w:w="4785" w:type="dxa"/>
          </w:tcPr>
          <w:p w14:paraId="291BDF22" w14:textId="77777777" w:rsidR="003D6BF0" w:rsidRDefault="003D6BF0" w:rsidP="003D6BF0">
            <w:r>
              <w:t>Description</w:t>
            </w:r>
          </w:p>
        </w:tc>
      </w:tr>
      <w:tr w:rsidR="003D6BF0" w14:paraId="06C3F6DF" w14:textId="77777777" w:rsidTr="003D6BF0">
        <w:tc>
          <w:tcPr>
            <w:tcW w:w="4784" w:type="dxa"/>
          </w:tcPr>
          <w:p w14:paraId="55AB4EBD" w14:textId="133D9ADD" w:rsidR="003D6BF0" w:rsidRDefault="003D6BF0" w:rsidP="003D6BF0">
            <w:r>
              <w:t>Status ID</w:t>
            </w:r>
          </w:p>
        </w:tc>
        <w:tc>
          <w:tcPr>
            <w:tcW w:w="4785" w:type="dxa"/>
          </w:tcPr>
          <w:p w14:paraId="27F896F5" w14:textId="68D41009" w:rsidR="003D6BF0" w:rsidRDefault="003D6BF0" w:rsidP="003D6BF0">
            <w:r>
              <w:t>System generated UID – 3 digit</w:t>
            </w:r>
          </w:p>
        </w:tc>
      </w:tr>
      <w:tr w:rsidR="003D6BF0" w14:paraId="603E04EF" w14:textId="77777777" w:rsidTr="003D6BF0">
        <w:trPr>
          <w:trHeight w:val="110"/>
        </w:trPr>
        <w:tc>
          <w:tcPr>
            <w:tcW w:w="4784" w:type="dxa"/>
          </w:tcPr>
          <w:p w14:paraId="26E26F87" w14:textId="449159C1" w:rsidR="003D6BF0" w:rsidRDefault="003D6BF0" w:rsidP="003D6BF0">
            <w:r>
              <w:t>Status Descriptor</w:t>
            </w:r>
          </w:p>
        </w:tc>
        <w:tc>
          <w:tcPr>
            <w:tcW w:w="4785" w:type="dxa"/>
          </w:tcPr>
          <w:p w14:paraId="57DD4F74" w14:textId="77777777" w:rsidR="003D6BF0" w:rsidRDefault="003D6BF0" w:rsidP="003D6BF0">
            <w:r>
              <w:t>Free Text area</w:t>
            </w:r>
          </w:p>
        </w:tc>
      </w:tr>
      <w:tr w:rsidR="00522553" w14:paraId="6CEFAB6E" w14:textId="77777777" w:rsidTr="003D6BF0">
        <w:tc>
          <w:tcPr>
            <w:tcW w:w="4784" w:type="dxa"/>
          </w:tcPr>
          <w:p w14:paraId="6C3D7F83" w14:textId="27FCD010" w:rsidR="00522553" w:rsidRDefault="00522553" w:rsidP="003D6BF0">
            <w:r>
              <w:t>Status Category</w:t>
            </w:r>
          </w:p>
        </w:tc>
        <w:tc>
          <w:tcPr>
            <w:tcW w:w="4785" w:type="dxa"/>
          </w:tcPr>
          <w:p w14:paraId="0E51A33A" w14:textId="46C064CA" w:rsidR="00522553" w:rsidRDefault="00522553" w:rsidP="003D6BF0">
            <w:r>
              <w:t>Texture, Model, Range</w:t>
            </w:r>
            <w:r w:rsidR="00C7265F">
              <w:t>/Batch</w:t>
            </w:r>
          </w:p>
        </w:tc>
      </w:tr>
      <w:tr w:rsidR="003D6BF0" w14:paraId="1D4FC9EA" w14:textId="77777777" w:rsidTr="003D6BF0">
        <w:tc>
          <w:tcPr>
            <w:tcW w:w="4784" w:type="dxa"/>
          </w:tcPr>
          <w:p w14:paraId="46501EF7" w14:textId="77777777" w:rsidR="003D6BF0" w:rsidRDefault="003D6BF0" w:rsidP="003D6BF0">
            <w:r>
              <w:t>Date Added</w:t>
            </w:r>
          </w:p>
        </w:tc>
        <w:tc>
          <w:tcPr>
            <w:tcW w:w="4785" w:type="dxa"/>
          </w:tcPr>
          <w:p w14:paraId="0AC0B0EA" w14:textId="77777777" w:rsidR="003D6BF0" w:rsidRDefault="003D6BF0" w:rsidP="003D6BF0">
            <w:r>
              <w:t>Date format auto generated when record created</w:t>
            </w:r>
          </w:p>
        </w:tc>
      </w:tr>
    </w:tbl>
    <w:p w14:paraId="1901E5BC" w14:textId="33B87692" w:rsidR="003D6BF0" w:rsidRPr="00CA2C58" w:rsidRDefault="003D6BF0" w:rsidP="003D6BF0">
      <w:r>
        <w:t>* status used in tracking elements e.g. ‘Approved’</w:t>
      </w:r>
    </w:p>
    <w:p w14:paraId="6F8B0E20" w14:textId="25802340" w:rsidR="00E43FD3" w:rsidRDefault="00E43FD3" w:rsidP="00E43FD3"/>
    <w:p w14:paraId="7305C992" w14:textId="2A9C069D" w:rsidR="003523C0" w:rsidRPr="00A80089" w:rsidRDefault="003523C0" w:rsidP="003523C0">
      <w:pPr>
        <w:pStyle w:val="Heading1"/>
      </w:pPr>
      <w:bookmarkStart w:id="104" w:name="_Toc297209105"/>
      <w:r>
        <w:lastRenderedPageBreak/>
        <w:t>Model LUT</w:t>
      </w:r>
      <w:bookmarkEnd w:id="104"/>
    </w:p>
    <w:tbl>
      <w:tblPr>
        <w:tblStyle w:val="TableGrid"/>
        <w:tblW w:w="0" w:type="auto"/>
        <w:tblLook w:val="04A0" w:firstRow="1" w:lastRow="0" w:firstColumn="1" w:lastColumn="0" w:noHBand="0" w:noVBand="1"/>
      </w:tblPr>
      <w:tblGrid>
        <w:gridCol w:w="4784"/>
        <w:gridCol w:w="4785"/>
      </w:tblGrid>
      <w:tr w:rsidR="003523C0" w14:paraId="4DE28A33" w14:textId="77777777" w:rsidTr="003523C0">
        <w:tc>
          <w:tcPr>
            <w:tcW w:w="4784" w:type="dxa"/>
          </w:tcPr>
          <w:p w14:paraId="4012D995" w14:textId="77777777" w:rsidR="003523C0" w:rsidRDefault="003523C0" w:rsidP="003523C0">
            <w:r>
              <w:t>Element</w:t>
            </w:r>
          </w:p>
        </w:tc>
        <w:tc>
          <w:tcPr>
            <w:tcW w:w="4785" w:type="dxa"/>
          </w:tcPr>
          <w:p w14:paraId="2E31F721" w14:textId="77777777" w:rsidR="003523C0" w:rsidRDefault="003523C0" w:rsidP="003523C0">
            <w:r>
              <w:t>Description</w:t>
            </w:r>
          </w:p>
        </w:tc>
      </w:tr>
      <w:tr w:rsidR="003523C0" w14:paraId="7A1596DD" w14:textId="77777777" w:rsidTr="003523C0">
        <w:tc>
          <w:tcPr>
            <w:tcW w:w="4784" w:type="dxa"/>
          </w:tcPr>
          <w:p w14:paraId="06DC9EDF" w14:textId="799D1B30" w:rsidR="003523C0" w:rsidRDefault="003523C0" w:rsidP="003523C0">
            <w:r>
              <w:t>Model Name</w:t>
            </w:r>
          </w:p>
        </w:tc>
        <w:tc>
          <w:tcPr>
            <w:tcW w:w="4785" w:type="dxa"/>
          </w:tcPr>
          <w:p w14:paraId="58C78A68" w14:textId="5ED26092" w:rsidR="00D85F58" w:rsidRDefault="00F17045" w:rsidP="00845174">
            <w:r>
              <w:t xml:space="preserve">Created by the upload of the </w:t>
            </w:r>
            <w:r w:rsidR="00845174">
              <w:t>client data feed</w:t>
            </w:r>
          </w:p>
        </w:tc>
      </w:tr>
      <w:tr w:rsidR="00D85F58" w14:paraId="0FDC8A0D" w14:textId="77777777" w:rsidTr="003523C0">
        <w:tc>
          <w:tcPr>
            <w:tcW w:w="4784" w:type="dxa"/>
          </w:tcPr>
          <w:p w14:paraId="6230BDB8" w14:textId="1AA8CE6C" w:rsidR="00D85F58" w:rsidRDefault="00D85F58" w:rsidP="003523C0">
            <w:r>
              <w:t>Category</w:t>
            </w:r>
          </w:p>
        </w:tc>
        <w:tc>
          <w:tcPr>
            <w:tcW w:w="4785" w:type="dxa"/>
          </w:tcPr>
          <w:p w14:paraId="02EB16F6" w14:textId="5903CA78" w:rsidR="00D85F58" w:rsidRDefault="00D85F58" w:rsidP="003523C0">
            <w:r>
              <w:t>Drop Down List from Category Lookup</w:t>
            </w:r>
          </w:p>
        </w:tc>
      </w:tr>
      <w:tr w:rsidR="003523C0" w14:paraId="734839E5" w14:textId="77777777" w:rsidTr="003523C0">
        <w:tc>
          <w:tcPr>
            <w:tcW w:w="4784" w:type="dxa"/>
          </w:tcPr>
          <w:p w14:paraId="29498962" w14:textId="47D623F3" w:rsidR="003523C0" w:rsidRDefault="00845174" w:rsidP="003523C0">
            <w:r>
              <w:t>RangeID</w:t>
            </w:r>
          </w:p>
        </w:tc>
        <w:tc>
          <w:tcPr>
            <w:tcW w:w="4785" w:type="dxa"/>
          </w:tcPr>
          <w:p w14:paraId="05283A10" w14:textId="4AFBE448" w:rsidR="003523C0" w:rsidRDefault="00D85F58" w:rsidP="00D85F58">
            <w:r>
              <w:t>Drop Down List from Range Lookup</w:t>
            </w:r>
          </w:p>
        </w:tc>
      </w:tr>
      <w:tr w:rsidR="003523C0" w14:paraId="2189DB75" w14:textId="77777777" w:rsidTr="003523C0">
        <w:tc>
          <w:tcPr>
            <w:tcW w:w="4784" w:type="dxa"/>
          </w:tcPr>
          <w:p w14:paraId="34E20E56" w14:textId="3E5C24F8" w:rsidR="003523C0" w:rsidRDefault="003523C0" w:rsidP="003523C0">
            <w:r>
              <w:t>Option</w:t>
            </w:r>
          </w:p>
        </w:tc>
        <w:tc>
          <w:tcPr>
            <w:tcW w:w="4785" w:type="dxa"/>
          </w:tcPr>
          <w:p w14:paraId="5F4CD4BA" w14:textId="572468BE" w:rsidR="003523C0" w:rsidRDefault="00D85F58" w:rsidP="00D85F58">
            <w:r>
              <w:t>Drop Down List from Option Code Lookup</w:t>
            </w:r>
          </w:p>
        </w:tc>
      </w:tr>
      <w:tr w:rsidR="003523C0" w14:paraId="4DEC97F6" w14:textId="77777777" w:rsidTr="003523C0">
        <w:tc>
          <w:tcPr>
            <w:tcW w:w="4784" w:type="dxa"/>
          </w:tcPr>
          <w:p w14:paraId="40B4E2F5" w14:textId="43778973" w:rsidR="003523C0" w:rsidRDefault="003523C0" w:rsidP="003523C0">
            <w:r>
              <w:t>State</w:t>
            </w:r>
          </w:p>
        </w:tc>
        <w:tc>
          <w:tcPr>
            <w:tcW w:w="4785" w:type="dxa"/>
          </w:tcPr>
          <w:p w14:paraId="7673A778" w14:textId="605C69CC" w:rsidR="003523C0" w:rsidRDefault="00845174" w:rsidP="003523C0">
            <w:r>
              <w:t>Drop Down from State Lookup</w:t>
            </w:r>
          </w:p>
        </w:tc>
      </w:tr>
      <w:tr w:rsidR="003523C0" w14:paraId="29803F54" w14:textId="77777777" w:rsidTr="003523C0">
        <w:tc>
          <w:tcPr>
            <w:tcW w:w="4784" w:type="dxa"/>
          </w:tcPr>
          <w:p w14:paraId="088E8B77" w14:textId="5E23DA91" w:rsidR="003523C0" w:rsidRDefault="003523C0" w:rsidP="003523C0">
            <w:r>
              <w:t>Detail Code</w:t>
            </w:r>
          </w:p>
        </w:tc>
        <w:tc>
          <w:tcPr>
            <w:tcW w:w="4785" w:type="dxa"/>
          </w:tcPr>
          <w:p w14:paraId="5F891890" w14:textId="773B8F6B" w:rsidR="003523C0" w:rsidRDefault="003523C0" w:rsidP="00D85F58">
            <w:r>
              <w:t xml:space="preserve">Drop Down list from </w:t>
            </w:r>
            <w:r w:rsidR="00D85F58">
              <w:t>Detail</w:t>
            </w:r>
            <w:r>
              <w:t xml:space="preserve"> Code Lookup</w:t>
            </w:r>
          </w:p>
        </w:tc>
      </w:tr>
      <w:tr w:rsidR="003523C0" w14:paraId="5DCAB67D" w14:textId="77777777" w:rsidTr="003523C0">
        <w:tc>
          <w:tcPr>
            <w:tcW w:w="4784" w:type="dxa"/>
          </w:tcPr>
          <w:p w14:paraId="380A4C63" w14:textId="3092914C" w:rsidR="003523C0" w:rsidRDefault="00D85F58" w:rsidP="00D85F58">
            <w:r>
              <w:t>Foot</w:t>
            </w:r>
            <w:r w:rsidR="003523C0">
              <w:t xml:space="preserve"> </w:t>
            </w:r>
            <w:r>
              <w:t>Shape</w:t>
            </w:r>
          </w:p>
        </w:tc>
        <w:tc>
          <w:tcPr>
            <w:tcW w:w="4785" w:type="dxa"/>
          </w:tcPr>
          <w:p w14:paraId="7E2147C1" w14:textId="095B9285" w:rsidR="003523C0" w:rsidRDefault="00D85F58" w:rsidP="00D85F58">
            <w:r>
              <w:t>Drop Down list from Foot shape Lookup</w:t>
            </w:r>
          </w:p>
        </w:tc>
      </w:tr>
      <w:tr w:rsidR="003523C0" w14:paraId="20FEA290" w14:textId="77777777" w:rsidTr="003523C0">
        <w:tc>
          <w:tcPr>
            <w:tcW w:w="4784" w:type="dxa"/>
          </w:tcPr>
          <w:p w14:paraId="7A995C8C" w14:textId="63AF284E" w:rsidR="003523C0" w:rsidRDefault="003523C0" w:rsidP="003523C0">
            <w:r>
              <w:t>Wrap Code</w:t>
            </w:r>
          </w:p>
        </w:tc>
        <w:tc>
          <w:tcPr>
            <w:tcW w:w="4785" w:type="dxa"/>
          </w:tcPr>
          <w:p w14:paraId="6880670F" w14:textId="4956A42E" w:rsidR="003523C0" w:rsidRDefault="00D85F58" w:rsidP="00D85F58">
            <w:r>
              <w:t>Drop Down List from Wrap Code Lookup</w:t>
            </w:r>
          </w:p>
        </w:tc>
      </w:tr>
      <w:tr w:rsidR="003523C0" w14:paraId="49D5A5F4" w14:textId="77777777" w:rsidTr="003523C0">
        <w:tc>
          <w:tcPr>
            <w:tcW w:w="4784" w:type="dxa"/>
          </w:tcPr>
          <w:p w14:paraId="44C7D185" w14:textId="77777777" w:rsidR="003523C0" w:rsidRDefault="003523C0" w:rsidP="003523C0">
            <w:r>
              <w:t>Status</w:t>
            </w:r>
          </w:p>
        </w:tc>
        <w:tc>
          <w:tcPr>
            <w:tcW w:w="4785" w:type="dxa"/>
          </w:tcPr>
          <w:p w14:paraId="40BDBBAD" w14:textId="76E6C4D5" w:rsidR="003523C0" w:rsidRDefault="003523C0" w:rsidP="003523C0">
            <w:r>
              <w:t xml:space="preserve"> </w:t>
            </w:r>
            <w:r w:rsidR="003D6BF0">
              <w:t>Drop Down from the Status lookup</w:t>
            </w:r>
          </w:p>
        </w:tc>
      </w:tr>
      <w:tr w:rsidR="003523C0" w14:paraId="08C17D76" w14:textId="77777777" w:rsidTr="003523C0">
        <w:tc>
          <w:tcPr>
            <w:tcW w:w="4784" w:type="dxa"/>
          </w:tcPr>
          <w:p w14:paraId="244C4DC5" w14:textId="03608193" w:rsidR="003523C0" w:rsidRDefault="00AD353C" w:rsidP="003523C0">
            <w:r>
              <w:t>Data</w:t>
            </w:r>
            <w:r w:rsidR="003523C0">
              <w:t>Season</w:t>
            </w:r>
            <w:r w:rsidR="00D85F58">
              <w:t xml:space="preserve"> first added</w:t>
            </w:r>
          </w:p>
        </w:tc>
        <w:tc>
          <w:tcPr>
            <w:tcW w:w="4785" w:type="dxa"/>
          </w:tcPr>
          <w:p w14:paraId="1E504706" w14:textId="77777777" w:rsidR="003523C0" w:rsidRDefault="003523C0" w:rsidP="003523C0">
            <w:r>
              <w:t>Drop Down list from Season Lookup</w:t>
            </w:r>
          </w:p>
        </w:tc>
      </w:tr>
      <w:tr w:rsidR="003523C0" w14:paraId="32BB2600" w14:textId="77777777" w:rsidTr="003523C0">
        <w:tc>
          <w:tcPr>
            <w:tcW w:w="4784" w:type="dxa"/>
          </w:tcPr>
          <w:p w14:paraId="01F6C7E6" w14:textId="77777777" w:rsidR="003523C0" w:rsidRDefault="003523C0" w:rsidP="003523C0">
            <w:r>
              <w:t>Date Added</w:t>
            </w:r>
          </w:p>
        </w:tc>
        <w:tc>
          <w:tcPr>
            <w:tcW w:w="4785" w:type="dxa"/>
          </w:tcPr>
          <w:p w14:paraId="735F8696" w14:textId="77777777" w:rsidR="003523C0" w:rsidRDefault="003523C0" w:rsidP="003523C0">
            <w:r>
              <w:t>Date format auto generated when record created</w:t>
            </w:r>
          </w:p>
        </w:tc>
      </w:tr>
      <w:tr w:rsidR="003523C0" w14:paraId="360BCC36" w14:textId="77777777" w:rsidTr="003523C0">
        <w:tc>
          <w:tcPr>
            <w:tcW w:w="4784" w:type="dxa"/>
          </w:tcPr>
          <w:p w14:paraId="50ADA1FE" w14:textId="77777777" w:rsidR="003523C0" w:rsidRDefault="003523C0" w:rsidP="003523C0">
            <w:r>
              <w:t>Date Approved</w:t>
            </w:r>
          </w:p>
        </w:tc>
        <w:tc>
          <w:tcPr>
            <w:tcW w:w="4785" w:type="dxa"/>
          </w:tcPr>
          <w:p w14:paraId="302C7EDE" w14:textId="77777777" w:rsidR="003523C0" w:rsidRDefault="003523C0" w:rsidP="003523C0">
            <w:r>
              <w:t>Date Format auto generate / updated each time element enters approved status.</w:t>
            </w:r>
          </w:p>
        </w:tc>
      </w:tr>
      <w:tr w:rsidR="003523C0" w14:paraId="315BD86C" w14:textId="77777777" w:rsidTr="003523C0">
        <w:tc>
          <w:tcPr>
            <w:tcW w:w="4784" w:type="dxa"/>
          </w:tcPr>
          <w:p w14:paraId="7DA60AFB" w14:textId="77777777" w:rsidR="003523C0" w:rsidRDefault="003523C0" w:rsidP="003523C0">
            <w:r>
              <w:t>Comments</w:t>
            </w:r>
          </w:p>
        </w:tc>
        <w:tc>
          <w:tcPr>
            <w:tcW w:w="4785" w:type="dxa"/>
          </w:tcPr>
          <w:p w14:paraId="66003771" w14:textId="77777777" w:rsidR="003523C0" w:rsidRDefault="003523C0" w:rsidP="003523C0">
            <w:r>
              <w:t>Free text area</w:t>
            </w:r>
          </w:p>
        </w:tc>
      </w:tr>
    </w:tbl>
    <w:p w14:paraId="029A42EA" w14:textId="2CDD3AAF" w:rsidR="003523C0" w:rsidRPr="00F17045" w:rsidRDefault="00CF475E" w:rsidP="00CF475E">
      <w:pPr>
        <w:rPr>
          <w:rFonts w:ascii="Lucida Grande" w:hAnsi="Lucida Grande" w:cs="Lucida Grande"/>
          <w:color w:val="000000"/>
        </w:rPr>
      </w:pPr>
      <w:r>
        <w:t xml:space="preserve">* </w:t>
      </w:r>
      <w:r w:rsidR="00CA2C58">
        <w:t>Denotes c4d model e.g. ‘</w:t>
      </w:r>
      <w:r w:rsidR="00CA2C58" w:rsidRPr="00F17045">
        <w:rPr>
          <w:rFonts w:ascii="Lucida Grande" w:hAnsi="Lucida Grande" w:cs="Lucida Grande"/>
          <w:color w:val="000000"/>
        </w:rPr>
        <w:t>IJ12_01_Open_NA_</w:t>
      </w:r>
      <w:ins w:id="105" w:author="Neil Swallow" w:date="2015-09-11T14:51:00Z">
        <w:r w:rsidR="000F5984">
          <w:rPr>
            <w:rFonts w:ascii="Lucida Grande" w:hAnsi="Lucida Grande" w:cs="Lucida Grande"/>
            <w:color w:val="000000"/>
          </w:rPr>
          <w:t>F0</w:t>
        </w:r>
      </w:ins>
      <w:del w:id="106" w:author="Neil Swallow" w:date="2015-09-11T14:51:00Z">
        <w:r w:rsidR="00CA2C58" w:rsidRPr="00F17045" w:rsidDel="000F5984">
          <w:rPr>
            <w:rFonts w:ascii="Lucida Grande" w:hAnsi="Lucida Grande" w:cs="Lucida Grande"/>
            <w:color w:val="000000"/>
          </w:rPr>
          <w:delText>0</w:delText>
        </w:r>
      </w:del>
      <w:r w:rsidR="00CA2C58" w:rsidRPr="00F17045">
        <w:rPr>
          <w:rFonts w:ascii="Lucida Grande" w:hAnsi="Lucida Grande" w:cs="Lucida Grande"/>
          <w:color w:val="000000"/>
        </w:rPr>
        <w:t>01_WA’</w:t>
      </w:r>
    </w:p>
    <w:p w14:paraId="7AF7D2BC" w14:textId="44F3D9E3" w:rsidR="00EC5C46" w:rsidRDefault="00F17045" w:rsidP="00F17045">
      <w:pPr>
        <w:pStyle w:val="ListParagraph"/>
        <w:ind w:left="0"/>
        <w:rPr>
          <w:ins w:id="107" w:author="Neil Swallow" w:date="2015-09-11T14:44:00Z"/>
          <w:color w:val="FF6600"/>
        </w:rPr>
      </w:pPr>
      <w:r>
        <w:t>Note the Model LUT is the only LUT for which new lines cannot be added manually as this will be generated automatically view upload of the newness templates (see model upload page).</w:t>
      </w:r>
      <w:r w:rsidRPr="00A721DB">
        <w:rPr>
          <w:color w:val="FF6600"/>
        </w:rPr>
        <w:t xml:space="preserve"> </w:t>
      </w:r>
    </w:p>
    <w:p w14:paraId="6AB1BE62" w14:textId="77777777" w:rsidR="00EB0AB5" w:rsidRDefault="00EB0AB5" w:rsidP="00F17045">
      <w:pPr>
        <w:pStyle w:val="ListParagraph"/>
        <w:ind w:left="0"/>
        <w:rPr>
          <w:ins w:id="108" w:author="Neil Swallow" w:date="2015-09-11T14:44:00Z"/>
          <w:color w:val="FF6600"/>
        </w:rPr>
      </w:pPr>
    </w:p>
    <w:p w14:paraId="50A995C6" w14:textId="52E9126D" w:rsidR="00EB0AB5" w:rsidRDefault="00EB0AB5" w:rsidP="00EB0AB5">
      <w:pPr>
        <w:pStyle w:val="Heading2"/>
        <w:rPr>
          <w:ins w:id="109" w:author="Neil Swallow" w:date="2015-09-11T14:44:00Z"/>
        </w:rPr>
      </w:pPr>
      <w:ins w:id="110" w:author="Neil Swallow" w:date="2015-09-11T14:44:00Z">
        <w:r>
          <w:t>Angle Set Option LUT</w:t>
        </w:r>
      </w:ins>
    </w:p>
    <w:tbl>
      <w:tblPr>
        <w:tblStyle w:val="TableGrid"/>
        <w:tblW w:w="0" w:type="auto"/>
        <w:tblLook w:val="04A0" w:firstRow="1" w:lastRow="0" w:firstColumn="1" w:lastColumn="0" w:noHBand="0" w:noVBand="1"/>
      </w:tblPr>
      <w:tblGrid>
        <w:gridCol w:w="4784"/>
        <w:gridCol w:w="4785"/>
      </w:tblGrid>
      <w:tr w:rsidR="00EB0AB5" w14:paraId="2DC3DAB4" w14:textId="77777777" w:rsidTr="00EB0AB5">
        <w:trPr>
          <w:ins w:id="111" w:author="Neil Swallow" w:date="2015-09-11T14:44:00Z"/>
        </w:trPr>
        <w:tc>
          <w:tcPr>
            <w:tcW w:w="4784" w:type="dxa"/>
          </w:tcPr>
          <w:p w14:paraId="14E3BB3A" w14:textId="77777777" w:rsidR="00EB0AB5" w:rsidRDefault="00EB0AB5" w:rsidP="00EB0AB5">
            <w:pPr>
              <w:rPr>
                <w:ins w:id="112" w:author="Neil Swallow" w:date="2015-09-11T14:44:00Z"/>
              </w:rPr>
            </w:pPr>
            <w:ins w:id="113" w:author="Neil Swallow" w:date="2015-09-11T14:44:00Z">
              <w:r>
                <w:t>Element</w:t>
              </w:r>
            </w:ins>
          </w:p>
        </w:tc>
        <w:tc>
          <w:tcPr>
            <w:tcW w:w="4785" w:type="dxa"/>
          </w:tcPr>
          <w:p w14:paraId="7F9261EE" w14:textId="77777777" w:rsidR="00EB0AB5" w:rsidRDefault="00EB0AB5" w:rsidP="00EB0AB5">
            <w:pPr>
              <w:rPr>
                <w:ins w:id="114" w:author="Neil Swallow" w:date="2015-09-11T14:44:00Z"/>
              </w:rPr>
            </w:pPr>
            <w:ins w:id="115" w:author="Neil Swallow" w:date="2015-09-11T14:44:00Z">
              <w:r>
                <w:t>Description</w:t>
              </w:r>
            </w:ins>
          </w:p>
        </w:tc>
      </w:tr>
      <w:tr w:rsidR="00EB0AB5" w14:paraId="5316329F" w14:textId="77777777" w:rsidTr="00EB0AB5">
        <w:trPr>
          <w:ins w:id="116" w:author="Neil Swallow" w:date="2015-09-11T14:44:00Z"/>
        </w:trPr>
        <w:tc>
          <w:tcPr>
            <w:tcW w:w="4784" w:type="dxa"/>
          </w:tcPr>
          <w:p w14:paraId="4DA9ECF4" w14:textId="4E529EEE" w:rsidR="00EB0AB5" w:rsidRDefault="00EB0AB5" w:rsidP="00EB0AB5">
            <w:pPr>
              <w:rPr>
                <w:ins w:id="117" w:author="Neil Swallow" w:date="2015-09-11T14:44:00Z"/>
              </w:rPr>
            </w:pPr>
            <w:ins w:id="118" w:author="Neil Swallow" w:date="2015-09-11T14:45:00Z">
              <w:r>
                <w:t>Angle Set Option ID</w:t>
              </w:r>
            </w:ins>
          </w:p>
        </w:tc>
        <w:tc>
          <w:tcPr>
            <w:tcW w:w="4785" w:type="dxa"/>
          </w:tcPr>
          <w:p w14:paraId="0AF42403" w14:textId="77777777" w:rsidR="00EB0AB5" w:rsidRDefault="00EB0AB5" w:rsidP="00EB0AB5">
            <w:pPr>
              <w:rPr>
                <w:ins w:id="119" w:author="Neil Swallow" w:date="2015-09-11T14:44:00Z"/>
              </w:rPr>
            </w:pPr>
            <w:ins w:id="120" w:author="Neil Swallow" w:date="2015-09-11T14:44:00Z">
              <w:r>
                <w:t>System generated UID – 3 digit</w:t>
              </w:r>
            </w:ins>
          </w:p>
        </w:tc>
      </w:tr>
      <w:tr w:rsidR="00EB0AB5" w14:paraId="074772F1" w14:textId="77777777" w:rsidTr="00EB0AB5">
        <w:trPr>
          <w:trHeight w:val="110"/>
          <w:ins w:id="121" w:author="Neil Swallow" w:date="2015-09-11T14:44:00Z"/>
        </w:trPr>
        <w:tc>
          <w:tcPr>
            <w:tcW w:w="4784" w:type="dxa"/>
          </w:tcPr>
          <w:p w14:paraId="15A0EC0F" w14:textId="77D63832" w:rsidR="00EB0AB5" w:rsidRDefault="00EB0AB5" w:rsidP="00EB0AB5">
            <w:pPr>
              <w:rPr>
                <w:ins w:id="122" w:author="Neil Swallow" w:date="2015-09-11T14:44:00Z"/>
              </w:rPr>
            </w:pPr>
            <w:ins w:id="123" w:author="Neil Swallow" w:date="2015-09-11T14:45:00Z">
              <w:r>
                <w:t>Angle Set Option</w:t>
              </w:r>
            </w:ins>
          </w:p>
        </w:tc>
        <w:tc>
          <w:tcPr>
            <w:tcW w:w="4785" w:type="dxa"/>
          </w:tcPr>
          <w:p w14:paraId="598CBD4F" w14:textId="77777777" w:rsidR="00EB0AB5" w:rsidRDefault="00EB0AB5" w:rsidP="00EB0AB5">
            <w:pPr>
              <w:rPr>
                <w:ins w:id="124" w:author="Neil Swallow" w:date="2015-09-11T14:44:00Z"/>
              </w:rPr>
            </w:pPr>
            <w:ins w:id="125" w:author="Neil Swallow" w:date="2015-09-11T14:44:00Z">
              <w:r>
                <w:t>Free Text area</w:t>
              </w:r>
            </w:ins>
          </w:p>
        </w:tc>
      </w:tr>
      <w:tr w:rsidR="00EB0AB5" w14:paraId="53B75B28" w14:textId="77777777" w:rsidTr="00EB0AB5">
        <w:trPr>
          <w:ins w:id="126" w:author="Neil Swallow" w:date="2015-09-11T14:44:00Z"/>
        </w:trPr>
        <w:tc>
          <w:tcPr>
            <w:tcW w:w="4784" w:type="dxa"/>
          </w:tcPr>
          <w:p w14:paraId="73D82073" w14:textId="77777777" w:rsidR="00EB0AB5" w:rsidRDefault="00EB0AB5" w:rsidP="00EB0AB5">
            <w:pPr>
              <w:rPr>
                <w:ins w:id="127" w:author="Neil Swallow" w:date="2015-09-11T14:44:00Z"/>
              </w:rPr>
            </w:pPr>
            <w:ins w:id="128" w:author="Neil Swallow" w:date="2015-09-11T14:44:00Z">
              <w:r>
                <w:t>Date Added</w:t>
              </w:r>
            </w:ins>
          </w:p>
        </w:tc>
        <w:tc>
          <w:tcPr>
            <w:tcW w:w="4785" w:type="dxa"/>
          </w:tcPr>
          <w:p w14:paraId="4561CB0C" w14:textId="77777777" w:rsidR="00EB0AB5" w:rsidRDefault="00EB0AB5" w:rsidP="00EB0AB5">
            <w:pPr>
              <w:rPr>
                <w:ins w:id="129" w:author="Neil Swallow" w:date="2015-09-11T14:44:00Z"/>
              </w:rPr>
            </w:pPr>
            <w:ins w:id="130" w:author="Neil Swallow" w:date="2015-09-11T14:44:00Z">
              <w:r>
                <w:t>Date format auto generated when record created</w:t>
              </w:r>
            </w:ins>
          </w:p>
        </w:tc>
      </w:tr>
    </w:tbl>
    <w:p w14:paraId="3C30F888" w14:textId="4371DCCE" w:rsidR="00EB0AB5" w:rsidRPr="00CA2C58" w:rsidRDefault="00EB0AB5" w:rsidP="00EB0AB5">
      <w:pPr>
        <w:rPr>
          <w:ins w:id="131" w:author="Neil Swallow" w:date="2015-09-11T14:44:00Z"/>
        </w:rPr>
      </w:pPr>
      <w:ins w:id="132" w:author="Neil Swallow" w:date="2015-09-11T14:44:00Z">
        <w:r>
          <w:t xml:space="preserve">* used to determine which Angle set should be used when </w:t>
        </w:r>
      </w:ins>
      <w:ins w:id="133" w:author="Neil Swallow" w:date="2015-09-11T14:46:00Z">
        <w:r>
          <w:t xml:space="preserve">selecting out of the </w:t>
        </w:r>
      </w:ins>
      <w:ins w:id="134" w:author="Neil Swallow" w:date="2015-09-11T14:47:00Z">
        <w:r w:rsidR="00EE3F07">
          <w:t>Option Code LUT.</w:t>
        </w:r>
      </w:ins>
      <w:ins w:id="135" w:author="Neil Swallow" w:date="2015-09-11T14:44:00Z">
        <w:r>
          <w:t xml:space="preserve"> </w:t>
        </w:r>
      </w:ins>
    </w:p>
    <w:p w14:paraId="3FE1B355" w14:textId="77777777" w:rsidR="00EB0AB5" w:rsidRPr="00A721DB" w:rsidRDefault="00EB0AB5" w:rsidP="00F17045">
      <w:pPr>
        <w:pStyle w:val="ListParagraph"/>
        <w:ind w:left="0"/>
        <w:rPr>
          <w:color w:val="FF6600"/>
        </w:rPr>
      </w:pPr>
    </w:p>
    <w:p w14:paraId="14882258" w14:textId="77777777" w:rsidR="00BB4C93" w:rsidRDefault="00BB4C93" w:rsidP="009362CD">
      <w:pPr>
        <w:ind w:left="720"/>
      </w:pPr>
    </w:p>
    <w:p w14:paraId="4922D0DD" w14:textId="4EE4CDEB" w:rsidR="00BB4C93" w:rsidRDefault="00291AB7" w:rsidP="00BB4C93">
      <w:pPr>
        <w:pStyle w:val="Heading1"/>
      </w:pPr>
      <w:bookmarkStart w:id="136" w:name="_Toc297209106"/>
      <w:r>
        <w:t>Sample Screens</w:t>
      </w:r>
      <w:bookmarkEnd w:id="136"/>
    </w:p>
    <w:p w14:paraId="5A176A31" w14:textId="77777777" w:rsidR="00EC5C46" w:rsidRDefault="00EC5C46" w:rsidP="00BB4C93"/>
    <w:p w14:paraId="3ABC94B3" w14:textId="6FA1792E" w:rsidR="00291AB7" w:rsidRDefault="00291AB7" w:rsidP="00291AB7">
      <w:pPr>
        <w:pStyle w:val="Heading2"/>
      </w:pPr>
      <w:bookmarkStart w:id="137" w:name="_Toc297209107"/>
      <w:r>
        <w:lastRenderedPageBreak/>
        <w:t>Login</w:t>
      </w:r>
      <w:bookmarkEnd w:id="137"/>
    </w:p>
    <w:p w14:paraId="20B2D7F8" w14:textId="413BCD59" w:rsidR="00291AB7" w:rsidRPr="00291AB7" w:rsidRDefault="00291AB7" w:rsidP="00291AB7">
      <w:r>
        <w:rPr>
          <w:noProof/>
          <w:lang w:val="en-US"/>
        </w:rPr>
        <w:drawing>
          <wp:inline distT="0" distB="0" distL="0" distR="0" wp14:anchorId="2E41A1E8" wp14:editId="48F985CA">
            <wp:extent cx="5939155" cy="4008755"/>
            <wp:effectExtent l="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9">
                      <a:extLst>
                        <a:ext uri="{28A0092B-C50C-407E-A947-70E740481C1C}">
                          <a14:useLocalDpi xmlns:a14="http://schemas.microsoft.com/office/drawing/2010/main" val="0"/>
                        </a:ext>
                      </a:extLst>
                    </a:blip>
                    <a:stretch>
                      <a:fillRect/>
                    </a:stretch>
                  </pic:blipFill>
                  <pic:spPr>
                    <a:xfrm>
                      <a:off x="0" y="0"/>
                      <a:ext cx="5939155" cy="4008755"/>
                    </a:xfrm>
                    <a:prstGeom prst="rect">
                      <a:avLst/>
                    </a:prstGeom>
                  </pic:spPr>
                </pic:pic>
              </a:graphicData>
            </a:graphic>
          </wp:inline>
        </w:drawing>
      </w:r>
    </w:p>
    <w:p w14:paraId="278E84E7" w14:textId="7358B0B2" w:rsidR="00291AB7" w:rsidRDefault="00291AB7" w:rsidP="00291AB7">
      <w:r>
        <w:t xml:space="preserve">Login screen allows authorised users to login to the system; unsuccessful login attempts will be given an error message. Successful login attempts will be forwarded to the ‘Range Overview’ page. Forgotten password link will not be required if system is linked to SGK active directory. If not linked to SGK active directory ‘Forgotten Password’ link will bring up a pop up asking for email address and if the email address links to a valid account forward a </w:t>
      </w:r>
      <w:commentRangeStart w:id="138"/>
      <w:commentRangeStart w:id="139"/>
      <w:r>
        <w:t xml:space="preserve">temporary </w:t>
      </w:r>
      <w:del w:id="140" w:author="Neil Swallow" w:date="2015-09-11T10:34:00Z">
        <w:r w:rsidDel="00F058F9">
          <w:delText>email address</w:delText>
        </w:r>
      </w:del>
      <w:ins w:id="141" w:author="Neil Swallow" w:date="2015-09-11T10:35:00Z">
        <w:r w:rsidR="00F058F9">
          <w:t xml:space="preserve"> </w:t>
        </w:r>
      </w:ins>
      <w:ins w:id="142" w:author="Neil Swallow" w:date="2015-09-11T10:34:00Z">
        <w:r w:rsidR="00F058F9">
          <w:t>password</w:t>
        </w:r>
      </w:ins>
      <w:r>
        <w:t xml:space="preserve"> </w:t>
      </w:r>
      <w:commentRangeEnd w:id="138"/>
      <w:r w:rsidR="008343EC">
        <w:rPr>
          <w:rStyle w:val="CommentReference"/>
        </w:rPr>
        <w:commentReference w:id="138"/>
      </w:r>
      <w:commentRangeEnd w:id="139"/>
      <w:r w:rsidR="00F058F9">
        <w:rPr>
          <w:rStyle w:val="CommentReference"/>
        </w:rPr>
        <w:commentReference w:id="139"/>
      </w:r>
      <w:r>
        <w:t>to that email account.</w:t>
      </w:r>
    </w:p>
    <w:p w14:paraId="06683A89" w14:textId="5BA13734" w:rsidR="009362CD" w:rsidRDefault="00291AB7" w:rsidP="00291AB7">
      <w:pPr>
        <w:pStyle w:val="Heading2"/>
      </w:pPr>
      <w:bookmarkStart w:id="143" w:name="_Toc297209108"/>
      <w:r>
        <w:lastRenderedPageBreak/>
        <w:t>Mass Upload</w:t>
      </w:r>
      <w:bookmarkEnd w:id="143"/>
    </w:p>
    <w:p w14:paraId="4B8B8BDE" w14:textId="76902B55" w:rsidR="00291AB7" w:rsidRPr="00206F0E" w:rsidRDefault="00A67622" w:rsidP="00206F0E">
      <w:commentRangeStart w:id="144"/>
      <w:commentRangeStart w:id="145"/>
      <w:r>
        <w:rPr>
          <w:noProof/>
          <w:lang w:val="en-US"/>
        </w:rPr>
        <w:drawing>
          <wp:inline distT="0" distB="0" distL="0" distR="0" wp14:anchorId="377B49E1" wp14:editId="0FCE08DE">
            <wp:extent cx="5938896" cy="4008754"/>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s Upload.png"/>
                    <pic:cNvPicPr/>
                  </pic:nvPicPr>
                  <pic:blipFill>
                    <a:blip r:embed="rId10">
                      <a:extLst>
                        <a:ext uri="{28A0092B-C50C-407E-A947-70E740481C1C}">
                          <a14:useLocalDpi xmlns:a14="http://schemas.microsoft.com/office/drawing/2010/main" val="0"/>
                        </a:ext>
                      </a:extLst>
                    </a:blip>
                    <a:stretch>
                      <a:fillRect/>
                    </a:stretch>
                  </pic:blipFill>
                  <pic:spPr>
                    <a:xfrm>
                      <a:off x="0" y="0"/>
                      <a:ext cx="5938896" cy="4008754"/>
                    </a:xfrm>
                    <a:prstGeom prst="rect">
                      <a:avLst/>
                    </a:prstGeom>
                  </pic:spPr>
                </pic:pic>
              </a:graphicData>
            </a:graphic>
          </wp:inline>
        </w:drawing>
      </w:r>
      <w:commentRangeEnd w:id="144"/>
      <w:r w:rsidR="008343EC">
        <w:rPr>
          <w:rStyle w:val="CommentReference"/>
        </w:rPr>
        <w:commentReference w:id="144"/>
      </w:r>
      <w:commentRangeEnd w:id="145"/>
      <w:r w:rsidR="00F058F9">
        <w:rPr>
          <w:rStyle w:val="CommentReference"/>
        </w:rPr>
        <w:commentReference w:id="145"/>
      </w:r>
    </w:p>
    <w:p w14:paraId="43D64DB3" w14:textId="02984B90" w:rsidR="00AC7B95" w:rsidRDefault="00291AB7" w:rsidP="00291AB7">
      <w:pPr>
        <w:rPr>
          <w:lang w:val="en-US"/>
        </w:rPr>
      </w:pPr>
      <w:r>
        <w:rPr>
          <w:lang w:val="en-US"/>
        </w:rPr>
        <w:t xml:space="preserve">When loading this screen </w:t>
      </w:r>
      <w:r w:rsidR="00DD130E">
        <w:rPr>
          <w:lang w:val="en-US"/>
        </w:rPr>
        <w:t xml:space="preserve">the phases for </w:t>
      </w:r>
      <w:r>
        <w:rPr>
          <w:lang w:val="en-US"/>
        </w:rPr>
        <w:t>all current seasons (not marked</w:t>
      </w:r>
      <w:r w:rsidR="00834F49">
        <w:rPr>
          <w:lang w:val="en-US"/>
        </w:rPr>
        <w:t xml:space="preserve"> as complete in the Season Lookup)</w:t>
      </w:r>
      <w:r w:rsidR="00DD130E">
        <w:rPr>
          <w:lang w:val="en-US"/>
        </w:rPr>
        <w:t xml:space="preserve"> will display in the table, these are searchable and the user can rename the phase or upload a replacement data feed (excel). </w:t>
      </w:r>
    </w:p>
    <w:p w14:paraId="6861C203" w14:textId="106811CB" w:rsidR="00977C61" w:rsidRDefault="00977C61" w:rsidP="00291AB7">
      <w:pPr>
        <w:rPr>
          <w:lang w:val="en-US"/>
        </w:rPr>
      </w:pPr>
      <w:r>
        <w:rPr>
          <w:lang w:val="en-US"/>
        </w:rPr>
        <w:t>Alternatively a user might create a new phase se</w:t>
      </w:r>
      <w:r w:rsidR="003F63E0">
        <w:rPr>
          <w:lang w:val="en-US"/>
        </w:rPr>
        <w:t>lecting the relevant Season</w:t>
      </w:r>
      <w:r>
        <w:rPr>
          <w:lang w:val="en-US"/>
        </w:rPr>
        <w:t xml:space="preserve"> and adding a description if required should a phase for the provided excel data feed not already exist in the table above.</w:t>
      </w:r>
      <w:r w:rsidR="00D03AD2">
        <w:rPr>
          <w:lang w:val="en-US"/>
        </w:rPr>
        <w:t xml:space="preserve"> When selecting either upload a popup will appear asking for the file to be uploaded.</w:t>
      </w:r>
    </w:p>
    <w:p w14:paraId="29E97CB0" w14:textId="1762B91B" w:rsidR="00EE1FB4" w:rsidRDefault="00EE1FB4" w:rsidP="00EE1FB4">
      <w:pPr>
        <w:pStyle w:val="Heading2"/>
        <w:rPr>
          <w:lang w:val="en-US"/>
        </w:rPr>
      </w:pPr>
      <w:bookmarkStart w:id="146" w:name="_Toc297209109"/>
      <w:r>
        <w:rPr>
          <w:lang w:val="en-US"/>
        </w:rPr>
        <w:lastRenderedPageBreak/>
        <w:t>Mass Upload Select Screen</w:t>
      </w:r>
      <w:bookmarkEnd w:id="146"/>
    </w:p>
    <w:p w14:paraId="0F6FB71A" w14:textId="3F7C25A6" w:rsidR="00982D05" w:rsidRDefault="00EE1FB4" w:rsidP="00982D05">
      <w:pPr>
        <w:pStyle w:val="Heading1"/>
        <w:jc w:val="both"/>
        <w:rPr>
          <w:sz w:val="24"/>
          <w:u w:val="single"/>
          <w:lang w:val="en-US"/>
        </w:rPr>
      </w:pPr>
      <w:r>
        <w:rPr>
          <w:noProof/>
          <w:sz w:val="24"/>
          <w:u w:val="single"/>
          <w:lang w:val="en-US"/>
        </w:rPr>
        <w:drawing>
          <wp:inline distT="0" distB="0" distL="0" distR="0" wp14:anchorId="6CA33F22" wp14:editId="20E8764A">
            <wp:extent cx="5938896" cy="4008754"/>
            <wp:effectExtent l="0" t="0" r="508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s Upload- Pop up.png"/>
                    <pic:cNvPicPr/>
                  </pic:nvPicPr>
                  <pic:blipFill>
                    <a:blip r:embed="rId11">
                      <a:extLst>
                        <a:ext uri="{28A0092B-C50C-407E-A947-70E740481C1C}">
                          <a14:useLocalDpi xmlns:a14="http://schemas.microsoft.com/office/drawing/2010/main" val="0"/>
                        </a:ext>
                      </a:extLst>
                    </a:blip>
                    <a:stretch>
                      <a:fillRect/>
                    </a:stretch>
                  </pic:blipFill>
                  <pic:spPr>
                    <a:xfrm>
                      <a:off x="0" y="0"/>
                      <a:ext cx="5938896" cy="4008754"/>
                    </a:xfrm>
                    <a:prstGeom prst="rect">
                      <a:avLst/>
                    </a:prstGeom>
                  </pic:spPr>
                </pic:pic>
              </a:graphicData>
            </a:graphic>
          </wp:inline>
        </w:drawing>
      </w:r>
    </w:p>
    <w:p w14:paraId="7A05794C" w14:textId="0D02B9D1" w:rsidR="0063287F" w:rsidRDefault="00EE1FB4" w:rsidP="00D03AD2">
      <w:pPr>
        <w:rPr>
          <w:lang w:val="en-US"/>
        </w:rPr>
      </w:pPr>
      <w:r>
        <w:rPr>
          <w:lang w:val="en-US"/>
        </w:rPr>
        <w:t xml:space="preserve">The mass upload select screen would allow the user to select and submit an excel file for upload. System should check the file selected is an </w:t>
      </w:r>
      <w:commentRangeStart w:id="147"/>
      <w:commentRangeStart w:id="148"/>
      <w:r>
        <w:rPr>
          <w:lang w:val="en-US"/>
        </w:rPr>
        <w:t xml:space="preserve">excel </w:t>
      </w:r>
      <w:commentRangeEnd w:id="147"/>
      <w:r w:rsidR="00E82904">
        <w:rPr>
          <w:rStyle w:val="CommentReference"/>
        </w:rPr>
        <w:commentReference w:id="147"/>
      </w:r>
      <w:commentRangeEnd w:id="148"/>
      <w:r w:rsidR="00F058F9">
        <w:rPr>
          <w:rStyle w:val="CommentReference"/>
        </w:rPr>
        <w:commentReference w:id="148"/>
      </w:r>
      <w:r>
        <w:rPr>
          <w:lang w:val="en-US"/>
        </w:rPr>
        <w:t>and warn if not. Once submitted information will be consumed into syste</w:t>
      </w:r>
      <w:r w:rsidR="00E732E0">
        <w:rPr>
          <w:lang w:val="en-US"/>
        </w:rPr>
        <w:t>m (see upload logic section)</w:t>
      </w:r>
      <w:r>
        <w:rPr>
          <w:lang w:val="en-US"/>
        </w:rPr>
        <w:t xml:space="preserve"> user is forwarded to</w:t>
      </w:r>
      <w:r w:rsidR="00D03AD2">
        <w:rPr>
          <w:lang w:val="en-US"/>
        </w:rPr>
        <w:t xml:space="preserve"> t</w:t>
      </w:r>
      <w:r w:rsidR="00E732E0">
        <w:rPr>
          <w:lang w:val="en-US"/>
        </w:rPr>
        <w:t>he ‘Range Overview’ Screen for new and existing phases</w:t>
      </w:r>
    </w:p>
    <w:p w14:paraId="3AE14EFE" w14:textId="69195DD3" w:rsidR="00B54A55" w:rsidRDefault="003F63E0" w:rsidP="005351C6">
      <w:pPr>
        <w:rPr>
          <w:lang w:val="en-US"/>
        </w:rPr>
      </w:pPr>
      <w:r>
        <w:rPr>
          <w:lang w:val="en-US"/>
        </w:rPr>
        <w:t>If the excel is not formatted as expected show error to user.</w:t>
      </w:r>
    </w:p>
    <w:p w14:paraId="0D314564" w14:textId="77777777" w:rsidR="005351C6" w:rsidRDefault="005351C6" w:rsidP="005351C6">
      <w:pPr>
        <w:rPr>
          <w:lang w:val="en-US"/>
        </w:rPr>
      </w:pPr>
    </w:p>
    <w:p w14:paraId="6691FB72" w14:textId="77777777" w:rsidR="005351C6" w:rsidRDefault="005351C6" w:rsidP="005351C6">
      <w:pPr>
        <w:pStyle w:val="Heading2"/>
        <w:rPr>
          <w:lang w:val="en-US"/>
        </w:rPr>
        <w:sectPr w:rsidR="005351C6" w:rsidSect="004F08FF">
          <w:headerReference w:type="default" r:id="rId12"/>
          <w:footerReference w:type="default" r:id="rId13"/>
          <w:pgSz w:w="11906" w:h="16838" w:code="9"/>
          <w:pgMar w:top="1253" w:right="1286" w:bottom="1440" w:left="1267" w:header="706" w:footer="706" w:gutter="0"/>
          <w:cols w:space="708"/>
          <w:docGrid w:linePitch="360"/>
        </w:sectPr>
      </w:pPr>
    </w:p>
    <w:p w14:paraId="758C2609" w14:textId="18BD2F7E" w:rsidR="005351C6" w:rsidRDefault="005351C6" w:rsidP="004F1D7A">
      <w:pPr>
        <w:pStyle w:val="Heading2"/>
        <w:rPr>
          <w:lang w:val="en-US"/>
        </w:rPr>
      </w:pPr>
      <w:bookmarkStart w:id="149" w:name="_Toc297209110"/>
      <w:r>
        <w:rPr>
          <w:lang w:val="en-US"/>
        </w:rPr>
        <w:lastRenderedPageBreak/>
        <w:t>Newness Upload Confirmation</w:t>
      </w:r>
      <w:bookmarkEnd w:id="149"/>
    </w:p>
    <w:p w14:paraId="1C9C206E" w14:textId="0909C3CF" w:rsidR="005351C6" w:rsidRDefault="005351C6" w:rsidP="005351C6">
      <w:pPr>
        <w:rPr>
          <w:lang w:val="en-US"/>
        </w:rPr>
      </w:pPr>
      <w:commentRangeStart w:id="150"/>
      <w:commentRangeStart w:id="151"/>
      <w:r>
        <w:rPr>
          <w:noProof/>
          <w:lang w:val="en-US"/>
        </w:rPr>
        <w:drawing>
          <wp:inline distT="0" distB="0" distL="0" distR="0" wp14:anchorId="510C7FCB" wp14:editId="1B7274F1">
            <wp:extent cx="5938896" cy="4008755"/>
            <wp:effectExtent l="0" t="0" r="508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ness Confirm.png"/>
                    <pic:cNvPicPr/>
                  </pic:nvPicPr>
                  <pic:blipFill>
                    <a:blip r:embed="rId14">
                      <a:extLst>
                        <a:ext uri="{28A0092B-C50C-407E-A947-70E740481C1C}">
                          <a14:useLocalDpi xmlns:a14="http://schemas.microsoft.com/office/drawing/2010/main" val="0"/>
                        </a:ext>
                      </a:extLst>
                    </a:blip>
                    <a:stretch>
                      <a:fillRect/>
                    </a:stretch>
                  </pic:blipFill>
                  <pic:spPr>
                    <a:xfrm>
                      <a:off x="0" y="0"/>
                      <a:ext cx="5938896" cy="4008755"/>
                    </a:xfrm>
                    <a:prstGeom prst="rect">
                      <a:avLst/>
                    </a:prstGeom>
                  </pic:spPr>
                </pic:pic>
              </a:graphicData>
            </a:graphic>
          </wp:inline>
        </w:drawing>
      </w:r>
      <w:commentRangeEnd w:id="150"/>
      <w:r w:rsidR="00E82904">
        <w:rPr>
          <w:rStyle w:val="CommentReference"/>
        </w:rPr>
        <w:commentReference w:id="150"/>
      </w:r>
      <w:commentRangeEnd w:id="151"/>
      <w:r w:rsidR="005C6BEA">
        <w:rPr>
          <w:rStyle w:val="CommentReference"/>
        </w:rPr>
        <w:commentReference w:id="151"/>
      </w:r>
      <w:r>
        <w:rPr>
          <w:lang w:val="en-US"/>
        </w:rPr>
        <w:t>Once a Newness excel has been loaded the following popup is shown before directing the user to the lookup table screen.</w:t>
      </w:r>
    </w:p>
    <w:p w14:paraId="0006341C" w14:textId="7134B066" w:rsidR="005351C6" w:rsidRDefault="005351C6" w:rsidP="005351C6">
      <w:pPr>
        <w:rPr>
          <w:lang w:val="en-US"/>
        </w:rPr>
      </w:pPr>
      <w:r>
        <w:rPr>
          <w:lang w:val="en-US"/>
        </w:rPr>
        <w:t>This</w:t>
      </w:r>
      <w:r w:rsidR="0063165A">
        <w:rPr>
          <w:lang w:val="en-US"/>
        </w:rPr>
        <w:t xml:space="preserve"> screen confirms all elements, which are expected in the data feed which are not already in the relevant LUT. Cancel will abort the whole import function, Submit will create the relevant issues in the LUT’s.</w:t>
      </w:r>
    </w:p>
    <w:p w14:paraId="09684405" w14:textId="77777777" w:rsidR="005351C6" w:rsidRPr="005351C6" w:rsidRDefault="005351C6" w:rsidP="005351C6">
      <w:pPr>
        <w:rPr>
          <w:lang w:val="en-US"/>
        </w:rPr>
        <w:sectPr w:rsidR="005351C6" w:rsidRPr="005351C6" w:rsidSect="004F08FF">
          <w:pgSz w:w="11906" w:h="16838" w:code="9"/>
          <w:pgMar w:top="1253" w:right="1286" w:bottom="1440" w:left="1267" w:header="706" w:footer="706" w:gutter="0"/>
          <w:cols w:space="708"/>
          <w:docGrid w:linePitch="360"/>
        </w:sectPr>
      </w:pPr>
    </w:p>
    <w:p w14:paraId="5BA06203" w14:textId="2CD3B49D" w:rsidR="00B54A55" w:rsidRPr="004F1D7A" w:rsidRDefault="00EE1FB4" w:rsidP="004F1D7A">
      <w:pPr>
        <w:pStyle w:val="Heading2"/>
        <w:rPr>
          <w:lang w:val="en-US"/>
        </w:rPr>
      </w:pPr>
      <w:bookmarkStart w:id="152" w:name="_Toc297209111"/>
      <w:r>
        <w:rPr>
          <w:lang w:val="en-US"/>
        </w:rPr>
        <w:lastRenderedPageBreak/>
        <w:t>Range Overview</w:t>
      </w:r>
      <w:bookmarkEnd w:id="152"/>
    </w:p>
    <w:p w14:paraId="23706117" w14:textId="2685FAD4" w:rsidR="00EE1FB4" w:rsidRDefault="00EE1FB4" w:rsidP="00EE1FB4">
      <w:pPr>
        <w:rPr>
          <w:lang w:val="en-US"/>
        </w:rPr>
      </w:pPr>
      <w:r>
        <w:rPr>
          <w:noProof/>
          <w:lang w:val="en-US"/>
        </w:rPr>
        <w:drawing>
          <wp:inline distT="0" distB="0" distL="0" distR="0" wp14:anchorId="7CF459ED" wp14:editId="19479514">
            <wp:extent cx="5954061" cy="40189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ge Overview.png"/>
                    <pic:cNvPicPr/>
                  </pic:nvPicPr>
                  <pic:blipFill>
                    <a:blip r:embed="rId15">
                      <a:extLst>
                        <a:ext uri="{28A0092B-C50C-407E-A947-70E740481C1C}">
                          <a14:useLocalDpi xmlns:a14="http://schemas.microsoft.com/office/drawing/2010/main" val="0"/>
                        </a:ext>
                      </a:extLst>
                    </a:blip>
                    <a:stretch>
                      <a:fillRect/>
                    </a:stretch>
                  </pic:blipFill>
                  <pic:spPr>
                    <a:xfrm>
                      <a:off x="0" y="0"/>
                      <a:ext cx="5954939" cy="4019585"/>
                    </a:xfrm>
                    <a:prstGeom prst="rect">
                      <a:avLst/>
                    </a:prstGeom>
                  </pic:spPr>
                </pic:pic>
              </a:graphicData>
            </a:graphic>
          </wp:inline>
        </w:drawing>
      </w:r>
    </w:p>
    <w:p w14:paraId="6E67AC46" w14:textId="39D4B793" w:rsidR="00EE1FB4" w:rsidRDefault="00B54A55" w:rsidP="00EE1FB4">
      <w:pPr>
        <w:rPr>
          <w:lang w:val="en-US"/>
        </w:rPr>
      </w:pPr>
      <w:r>
        <w:rPr>
          <w:lang w:val="en-US"/>
        </w:rPr>
        <w:t>Screen shows all current phases (a definition of a current phase = a phase who’s season is not marked as complete in the season lookup) split by range. This table can be filtered by phase, range or batch Id. To</w:t>
      </w:r>
      <w:r w:rsidR="00B668CF">
        <w:rPr>
          <w:lang w:val="en-US"/>
        </w:rPr>
        <w:t xml:space="preserve"> enable editing of the status and</w:t>
      </w:r>
      <w:r>
        <w:rPr>
          <w:lang w:val="en-US"/>
        </w:rPr>
        <w:t xml:space="preserve"> comments</w:t>
      </w:r>
      <w:r w:rsidR="001C1B52">
        <w:rPr>
          <w:lang w:val="en-US"/>
        </w:rPr>
        <w:t xml:space="preserve"> fields the users needs to first select the radio button at the start of the row, this will enable the status and comments field to be editable, users will select update once changes have been made.</w:t>
      </w:r>
    </w:p>
    <w:p w14:paraId="460DB1C0" w14:textId="2577240B" w:rsidR="001C1B52" w:rsidRDefault="001C1B52" w:rsidP="00EE1FB4">
      <w:pPr>
        <w:rPr>
          <w:lang w:val="en-US"/>
        </w:rPr>
      </w:pPr>
      <w:r>
        <w:rPr>
          <w:lang w:val="en-US"/>
        </w:rPr>
        <w:t>Hyperlinks from</w:t>
      </w:r>
    </w:p>
    <w:p w14:paraId="51EA52CB" w14:textId="7AB140E2" w:rsidR="001C1B52" w:rsidRDefault="001C1B52" w:rsidP="00EE1FB4">
      <w:pPr>
        <w:rPr>
          <w:lang w:val="en-US"/>
        </w:rPr>
      </w:pPr>
      <w:r>
        <w:rPr>
          <w:lang w:val="en-US"/>
        </w:rPr>
        <w:tab/>
        <w:t>Range &gt; Range detail page</w:t>
      </w:r>
    </w:p>
    <w:p w14:paraId="4ED273CC" w14:textId="5F08E454" w:rsidR="001C1B52" w:rsidRDefault="001C1B52" w:rsidP="00EE1FB4">
      <w:pPr>
        <w:rPr>
          <w:lang w:val="en-US"/>
        </w:rPr>
      </w:pPr>
      <w:r>
        <w:rPr>
          <w:lang w:val="en-US"/>
        </w:rPr>
        <w:tab/>
        <w:t>Batch &gt; Batch Management page</w:t>
      </w:r>
    </w:p>
    <w:p w14:paraId="732C5822" w14:textId="15489410" w:rsidR="001C1B52" w:rsidRDefault="001C1B52" w:rsidP="00EE1FB4">
      <w:pPr>
        <w:rPr>
          <w:lang w:val="en-US"/>
        </w:rPr>
      </w:pPr>
      <w:r>
        <w:rPr>
          <w:lang w:val="en-US"/>
        </w:rPr>
        <w:t>Selecting the ‘Generate Render List’ button will;</w:t>
      </w:r>
    </w:p>
    <w:p w14:paraId="5C296997" w14:textId="77777777" w:rsidR="003F63E0" w:rsidRDefault="001C1B52" w:rsidP="00EE1FB4">
      <w:pPr>
        <w:rPr>
          <w:lang w:val="en-US"/>
        </w:rPr>
      </w:pPr>
      <w:r>
        <w:rPr>
          <w:lang w:val="en-US"/>
        </w:rPr>
        <w:tab/>
      </w:r>
      <w:r w:rsidR="003F63E0">
        <w:rPr>
          <w:lang w:val="en-US"/>
        </w:rPr>
        <w:t xml:space="preserve">Items are assigned the next available BatchID </w:t>
      </w:r>
    </w:p>
    <w:p w14:paraId="558CCAB0" w14:textId="3BC4B32D" w:rsidR="001C1B52" w:rsidRDefault="001C1B52" w:rsidP="003F63E0">
      <w:pPr>
        <w:ind w:firstLine="720"/>
        <w:rPr>
          <w:lang w:val="en-US"/>
        </w:rPr>
      </w:pPr>
      <w:r>
        <w:rPr>
          <w:lang w:val="en-US"/>
        </w:rPr>
        <w:t>Create a CSV file to current ‘job list format’</w:t>
      </w:r>
    </w:p>
    <w:p w14:paraId="27408296" w14:textId="77B89762" w:rsidR="001C1B52" w:rsidRDefault="001C1B52" w:rsidP="00EE1FB4">
      <w:pPr>
        <w:rPr>
          <w:lang w:val="en-US"/>
        </w:rPr>
      </w:pPr>
      <w:r>
        <w:rPr>
          <w:lang w:val="en-US"/>
        </w:rPr>
        <w:tab/>
        <w:t>Change status of selected lines to ‘Render worklist created’</w:t>
      </w:r>
    </w:p>
    <w:p w14:paraId="59018BCC" w14:textId="0C6DE535" w:rsidR="001C1B52" w:rsidRDefault="001C1B52" w:rsidP="00EE1FB4">
      <w:pPr>
        <w:rPr>
          <w:lang w:val="en-US"/>
        </w:rPr>
      </w:pPr>
      <w:r>
        <w:rPr>
          <w:lang w:val="en-US"/>
        </w:rPr>
        <w:tab/>
        <w:t>Send Email to xxx.com</w:t>
      </w:r>
    </w:p>
    <w:p w14:paraId="7F947F1D" w14:textId="7EDD66C1" w:rsidR="001C1B52" w:rsidRDefault="001C1B52" w:rsidP="00EE1FB4">
      <w:pPr>
        <w:rPr>
          <w:lang w:val="en-US"/>
        </w:rPr>
      </w:pPr>
      <w:r>
        <w:rPr>
          <w:lang w:val="en-US"/>
        </w:rPr>
        <w:tab/>
        <w:t>Confirmation of success is given to user as a popup</w:t>
      </w:r>
    </w:p>
    <w:p w14:paraId="64F65FF2" w14:textId="0BB00B70" w:rsidR="001C1B52" w:rsidRDefault="001C1B52" w:rsidP="00EE1FB4">
      <w:pPr>
        <w:rPr>
          <w:lang w:val="en-US"/>
        </w:rPr>
      </w:pPr>
      <w:r>
        <w:rPr>
          <w:lang w:val="en-US"/>
        </w:rPr>
        <w:t>If multiple</w:t>
      </w:r>
      <w:r w:rsidR="003F63E0">
        <w:rPr>
          <w:lang w:val="en-US"/>
        </w:rPr>
        <w:t xml:space="preserve"> lines are selected (user can only select </w:t>
      </w:r>
      <w:r w:rsidR="008A3FF8">
        <w:rPr>
          <w:lang w:val="en-US"/>
        </w:rPr>
        <w:t>multiple lines within the same season)</w:t>
      </w:r>
      <w:r w:rsidR="003F63E0">
        <w:rPr>
          <w:lang w:val="en-US"/>
        </w:rPr>
        <w:t xml:space="preserve"> only one worklist batch</w:t>
      </w:r>
      <w:r>
        <w:rPr>
          <w:lang w:val="en-US"/>
        </w:rPr>
        <w:t xml:space="preserve"> is generated and all lines get the same batchID</w:t>
      </w:r>
      <w:r w:rsidR="008A3FF8">
        <w:rPr>
          <w:lang w:val="en-US"/>
        </w:rPr>
        <w:t>.</w:t>
      </w:r>
    </w:p>
    <w:p w14:paraId="5EB1364E" w14:textId="77777777" w:rsidR="004F1D7A" w:rsidRDefault="004F1D7A" w:rsidP="00B668CF">
      <w:pPr>
        <w:pStyle w:val="Heading2"/>
        <w:rPr>
          <w:lang w:val="en-US"/>
        </w:rPr>
        <w:sectPr w:rsidR="004F1D7A" w:rsidSect="004F08FF">
          <w:pgSz w:w="11906" w:h="16838" w:code="9"/>
          <w:pgMar w:top="1253" w:right="1286" w:bottom="1440" w:left="1267" w:header="706" w:footer="706" w:gutter="0"/>
          <w:cols w:space="708"/>
          <w:docGrid w:linePitch="360"/>
        </w:sectPr>
      </w:pPr>
    </w:p>
    <w:p w14:paraId="3F39B241" w14:textId="4F7D3AD5" w:rsidR="004222F4" w:rsidRPr="004F1D7A" w:rsidRDefault="001C1B52" w:rsidP="004F1D7A">
      <w:pPr>
        <w:pStyle w:val="Heading2"/>
        <w:rPr>
          <w:lang w:val="en-US"/>
        </w:rPr>
      </w:pPr>
      <w:bookmarkStart w:id="153" w:name="_Toc297209112"/>
      <w:r>
        <w:rPr>
          <w:lang w:val="en-US"/>
        </w:rPr>
        <w:lastRenderedPageBreak/>
        <w:t>Range Detail Page</w:t>
      </w:r>
      <w:bookmarkEnd w:id="153"/>
    </w:p>
    <w:p w14:paraId="19839CBC" w14:textId="592C028B" w:rsidR="00B668CF" w:rsidRDefault="004222F4" w:rsidP="00B668CF">
      <w:commentRangeStart w:id="154"/>
      <w:commentRangeStart w:id="155"/>
      <w:r>
        <w:rPr>
          <w:noProof/>
          <w:lang w:val="en-US"/>
        </w:rPr>
        <w:drawing>
          <wp:inline distT="0" distB="0" distL="0" distR="0" wp14:anchorId="086A6BB6" wp14:editId="0E9FE0EE">
            <wp:extent cx="5938896" cy="4008755"/>
            <wp:effectExtent l="0" t="0" r="508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ge Detail.png"/>
                    <pic:cNvPicPr/>
                  </pic:nvPicPr>
                  <pic:blipFill>
                    <a:blip r:embed="rId16">
                      <a:extLst>
                        <a:ext uri="{28A0092B-C50C-407E-A947-70E740481C1C}">
                          <a14:useLocalDpi xmlns:a14="http://schemas.microsoft.com/office/drawing/2010/main" val="0"/>
                        </a:ext>
                      </a:extLst>
                    </a:blip>
                    <a:stretch>
                      <a:fillRect/>
                    </a:stretch>
                  </pic:blipFill>
                  <pic:spPr>
                    <a:xfrm>
                      <a:off x="0" y="0"/>
                      <a:ext cx="5938896" cy="4008755"/>
                    </a:xfrm>
                    <a:prstGeom prst="rect">
                      <a:avLst/>
                    </a:prstGeom>
                  </pic:spPr>
                </pic:pic>
              </a:graphicData>
            </a:graphic>
          </wp:inline>
        </w:drawing>
      </w:r>
      <w:commentRangeEnd w:id="154"/>
      <w:r w:rsidR="007E65F2">
        <w:rPr>
          <w:rStyle w:val="CommentReference"/>
        </w:rPr>
        <w:commentReference w:id="154"/>
      </w:r>
      <w:commentRangeEnd w:id="155"/>
      <w:r w:rsidR="00500963">
        <w:rPr>
          <w:rStyle w:val="CommentReference"/>
        </w:rPr>
        <w:commentReference w:id="155"/>
      </w:r>
    </w:p>
    <w:p w14:paraId="200D20E4" w14:textId="025FDAB0" w:rsidR="00B668CF" w:rsidRDefault="004222F4" w:rsidP="004222F4">
      <w:pPr>
        <w:sectPr w:rsidR="00B668CF" w:rsidSect="004F08FF">
          <w:pgSz w:w="11906" w:h="16838" w:code="9"/>
          <w:pgMar w:top="1253" w:right="1286" w:bottom="1440" w:left="1267" w:header="706" w:footer="706" w:gutter="0"/>
          <w:cols w:space="708"/>
          <w:docGrid w:linePitch="360"/>
        </w:sectPr>
      </w:pPr>
      <w:r>
        <w:t xml:space="preserve">The Range detail page loads when selecting the range from the range overview page and shows a summary of the range plus the % of items needed to generate the render list which are complete (in this case 90%). The table allows the user to drill down into the detail of which items are not approved. By default this tree loads rolled up to the top level showing a summary of the models, fabrics and feet colours needed with a determination of the current status. Selecting a </w:t>
      </w:r>
      <w:r w:rsidR="00130502">
        <w:t>heading will take the user through to the look up table for that content type, if the user selects a specific entry the lookup will be filtered to that item.</w:t>
      </w:r>
    </w:p>
    <w:p w14:paraId="06444770" w14:textId="1246D7D2" w:rsidR="00B668CF" w:rsidRPr="00B668CF" w:rsidRDefault="00B668CF" w:rsidP="004F1D7A">
      <w:pPr>
        <w:pStyle w:val="Heading2"/>
      </w:pPr>
      <w:bookmarkStart w:id="156" w:name="_Toc297209113"/>
      <w:r>
        <w:lastRenderedPageBreak/>
        <w:t>Batch Management Page</w:t>
      </w:r>
      <w:bookmarkEnd w:id="156"/>
    </w:p>
    <w:p w14:paraId="0C642E75" w14:textId="1136CAEA" w:rsidR="001C1B52" w:rsidRDefault="00B668CF" w:rsidP="00EE1FB4">
      <w:pPr>
        <w:rPr>
          <w:lang w:val="en-US"/>
        </w:rPr>
      </w:pPr>
      <w:commentRangeStart w:id="157"/>
      <w:commentRangeStart w:id="158"/>
      <w:r>
        <w:rPr>
          <w:noProof/>
          <w:lang w:val="en-US"/>
        </w:rPr>
        <w:drawing>
          <wp:inline distT="0" distB="0" distL="0" distR="0" wp14:anchorId="7E132150" wp14:editId="4461C5B9">
            <wp:extent cx="5875520" cy="39659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 Management.png"/>
                    <pic:cNvPicPr/>
                  </pic:nvPicPr>
                  <pic:blipFill>
                    <a:blip r:embed="rId17">
                      <a:extLst>
                        <a:ext uri="{28A0092B-C50C-407E-A947-70E740481C1C}">
                          <a14:useLocalDpi xmlns:a14="http://schemas.microsoft.com/office/drawing/2010/main" val="0"/>
                        </a:ext>
                      </a:extLst>
                    </a:blip>
                    <a:stretch>
                      <a:fillRect/>
                    </a:stretch>
                  </pic:blipFill>
                  <pic:spPr>
                    <a:xfrm>
                      <a:off x="0" y="0"/>
                      <a:ext cx="5876147" cy="3966399"/>
                    </a:xfrm>
                    <a:prstGeom prst="rect">
                      <a:avLst/>
                    </a:prstGeom>
                  </pic:spPr>
                </pic:pic>
              </a:graphicData>
            </a:graphic>
          </wp:inline>
        </w:drawing>
      </w:r>
      <w:commentRangeEnd w:id="157"/>
      <w:r w:rsidR="00075D4F">
        <w:rPr>
          <w:rStyle w:val="CommentReference"/>
        </w:rPr>
        <w:commentReference w:id="157"/>
      </w:r>
      <w:commentRangeEnd w:id="158"/>
      <w:r w:rsidR="00500963">
        <w:rPr>
          <w:rStyle w:val="CommentReference"/>
        </w:rPr>
        <w:commentReference w:id="158"/>
      </w:r>
    </w:p>
    <w:p w14:paraId="03819A24" w14:textId="77777777" w:rsidR="00B668CF" w:rsidRDefault="00B668CF" w:rsidP="00EE1FB4">
      <w:pPr>
        <w:rPr>
          <w:lang w:val="en-US"/>
        </w:rPr>
      </w:pPr>
      <w:r>
        <w:rPr>
          <w:lang w:val="en-US"/>
        </w:rPr>
        <w:t>The batch management screen will by default show all batches related to seasons, which are not completed. User should be able to filter on season and Status to reduce the list.</w:t>
      </w:r>
    </w:p>
    <w:p w14:paraId="158734F7" w14:textId="6D0350E1" w:rsidR="007A6FC8" w:rsidRDefault="00B668CF" w:rsidP="00EE1FB4">
      <w:pPr>
        <w:rPr>
          <w:lang w:val="en-US"/>
        </w:rPr>
      </w:pPr>
      <w:r>
        <w:rPr>
          <w:lang w:val="en-US"/>
        </w:rPr>
        <w:t xml:space="preserve">To enable editing of the status and comments fields the users needs to first select the radio button at the start of the row, this will enable the status and comments field to be editable, users will select update once changes have been </w:t>
      </w:r>
      <w:r w:rsidR="008A3FF8">
        <w:rPr>
          <w:lang w:val="en-US"/>
        </w:rPr>
        <w:t>made.</w:t>
      </w:r>
    </w:p>
    <w:p w14:paraId="32553335" w14:textId="77777777" w:rsidR="00130502" w:rsidRDefault="00130502" w:rsidP="00EE1FB4">
      <w:pPr>
        <w:rPr>
          <w:lang w:val="en-US"/>
        </w:rPr>
      </w:pPr>
    </w:p>
    <w:p w14:paraId="099A449D" w14:textId="7E46E2AB" w:rsidR="00130502" w:rsidRDefault="00130502" w:rsidP="00130502">
      <w:pPr>
        <w:pStyle w:val="Heading2"/>
        <w:rPr>
          <w:lang w:val="en-US"/>
        </w:rPr>
      </w:pPr>
      <w:bookmarkStart w:id="159" w:name="_Toc297209114"/>
      <w:r>
        <w:rPr>
          <w:lang w:val="en-US"/>
        </w:rPr>
        <w:lastRenderedPageBreak/>
        <w:t>ReRender</w:t>
      </w:r>
      <w:bookmarkEnd w:id="159"/>
    </w:p>
    <w:p w14:paraId="7E2C7FF2" w14:textId="4CE42E01" w:rsidR="000664BE" w:rsidRDefault="00130502" w:rsidP="00EE1FB4">
      <w:pPr>
        <w:rPr>
          <w:lang w:val="en-US"/>
        </w:rPr>
      </w:pPr>
      <w:commentRangeStart w:id="160"/>
      <w:commentRangeStart w:id="161"/>
      <w:r>
        <w:rPr>
          <w:noProof/>
          <w:lang w:val="en-US"/>
        </w:rPr>
        <w:drawing>
          <wp:inline distT="0" distB="0" distL="0" distR="0" wp14:anchorId="68C5BC1F" wp14:editId="1D1E96E4">
            <wp:extent cx="5895431" cy="3979415"/>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Render.png"/>
                    <pic:cNvPicPr/>
                  </pic:nvPicPr>
                  <pic:blipFill>
                    <a:blip r:embed="rId18">
                      <a:extLst>
                        <a:ext uri="{28A0092B-C50C-407E-A947-70E740481C1C}">
                          <a14:useLocalDpi xmlns:a14="http://schemas.microsoft.com/office/drawing/2010/main" val="0"/>
                        </a:ext>
                      </a:extLst>
                    </a:blip>
                    <a:stretch>
                      <a:fillRect/>
                    </a:stretch>
                  </pic:blipFill>
                  <pic:spPr>
                    <a:xfrm>
                      <a:off x="0" y="0"/>
                      <a:ext cx="5895431" cy="3979415"/>
                    </a:xfrm>
                    <a:prstGeom prst="rect">
                      <a:avLst/>
                    </a:prstGeom>
                  </pic:spPr>
                </pic:pic>
              </a:graphicData>
            </a:graphic>
          </wp:inline>
        </w:drawing>
      </w:r>
      <w:commentRangeEnd w:id="160"/>
      <w:r w:rsidR="00D92762">
        <w:rPr>
          <w:rStyle w:val="CommentReference"/>
        </w:rPr>
        <w:commentReference w:id="160"/>
      </w:r>
      <w:commentRangeEnd w:id="161"/>
      <w:r w:rsidR="00500963">
        <w:rPr>
          <w:rStyle w:val="CommentReference"/>
        </w:rPr>
        <w:commentReference w:id="161"/>
      </w:r>
    </w:p>
    <w:p w14:paraId="0B83A1FF" w14:textId="5FBA697D" w:rsidR="00CA673A" w:rsidRPr="00CA673A" w:rsidRDefault="00CA673A" w:rsidP="00CA673A">
      <w:pPr>
        <w:rPr>
          <w:lang w:val="en-US"/>
        </w:rPr>
      </w:pPr>
      <w:r w:rsidRPr="00CA673A">
        <w:rPr>
          <w:lang w:val="en-US"/>
        </w:rPr>
        <w:t>User will select the options (range, Size, Fabric, foot all multi selects) to define</w:t>
      </w:r>
      <w:r>
        <w:rPr>
          <w:lang w:val="en-US"/>
        </w:rPr>
        <w:t xml:space="preserve"> the images to be re rendered (</w:t>
      </w:r>
      <w:r w:rsidRPr="00CA673A">
        <w:rPr>
          <w:lang w:val="en-US"/>
        </w:rPr>
        <w:t>Note these renders must already exist</w:t>
      </w:r>
      <w:r>
        <w:rPr>
          <w:lang w:val="en-US"/>
        </w:rPr>
        <w:t>)</w:t>
      </w:r>
      <w:r w:rsidRPr="00CA673A">
        <w:rPr>
          <w:lang w:val="en-US"/>
        </w:rPr>
        <w:t>.</w:t>
      </w:r>
    </w:p>
    <w:p w14:paraId="53EA76D9" w14:textId="6C5BBE41" w:rsidR="00CA673A" w:rsidRPr="00CA673A" w:rsidRDefault="00CA673A" w:rsidP="00CA673A">
      <w:pPr>
        <w:rPr>
          <w:lang w:val="en-US"/>
        </w:rPr>
      </w:pPr>
      <w:r>
        <w:rPr>
          <w:lang w:val="en-US"/>
        </w:rPr>
        <w:t>O</w:t>
      </w:r>
      <w:r w:rsidRPr="00CA673A">
        <w:rPr>
          <w:lang w:val="en-US"/>
        </w:rPr>
        <w:t>nce options are selected user must select either Chargeable or non chargeable.</w:t>
      </w:r>
    </w:p>
    <w:p w14:paraId="64DE3A0C" w14:textId="4C142B2A" w:rsidR="00CA673A" w:rsidRPr="00CA673A" w:rsidRDefault="00CA673A" w:rsidP="00CA673A">
      <w:pPr>
        <w:rPr>
          <w:lang w:val="en-US"/>
        </w:rPr>
      </w:pPr>
      <w:r w:rsidRPr="00CA673A">
        <w:rPr>
          <w:lang w:val="en-US"/>
        </w:rPr>
        <w:t xml:space="preserve">When clicking add system will check elements are </w:t>
      </w:r>
      <w:r w:rsidR="00A97370">
        <w:rPr>
          <w:lang w:val="en-US"/>
        </w:rPr>
        <w:t>in an approved state (if al are not approved</w:t>
      </w:r>
      <w:r>
        <w:rPr>
          <w:lang w:val="en-US"/>
        </w:rPr>
        <w:t>,</w:t>
      </w:r>
      <w:r w:rsidRPr="00CA673A">
        <w:rPr>
          <w:lang w:val="en-US"/>
        </w:rPr>
        <w:t xml:space="preserve"> </w:t>
      </w:r>
      <w:r>
        <w:rPr>
          <w:lang w:val="en-US"/>
        </w:rPr>
        <w:t>no items will be added to table and a</w:t>
      </w:r>
      <w:r w:rsidRPr="00CA673A">
        <w:rPr>
          <w:lang w:val="en-US"/>
        </w:rPr>
        <w:t xml:space="preserve"> popup will indicate </w:t>
      </w:r>
      <w:r>
        <w:rPr>
          <w:lang w:val="en-US"/>
        </w:rPr>
        <w:t xml:space="preserve">which </w:t>
      </w:r>
      <w:r w:rsidRPr="00CA673A">
        <w:rPr>
          <w:lang w:val="en-US"/>
        </w:rPr>
        <w:t xml:space="preserve">items </w:t>
      </w:r>
      <w:r>
        <w:rPr>
          <w:lang w:val="en-US"/>
        </w:rPr>
        <w:t xml:space="preserve">are </w:t>
      </w:r>
      <w:r w:rsidRPr="00CA673A">
        <w:rPr>
          <w:lang w:val="en-US"/>
        </w:rPr>
        <w:t>not approved) and generate batches by season and add to the table below</w:t>
      </w:r>
      <w:r w:rsidR="005C01E9">
        <w:rPr>
          <w:lang w:val="en-US"/>
        </w:rPr>
        <w:t>. Please note if any of the models or textures are set to discontinued do not re render that image.</w:t>
      </w:r>
    </w:p>
    <w:p w14:paraId="3C65C8AF" w14:textId="5F148E7E" w:rsidR="00CA673A" w:rsidRPr="00CA673A" w:rsidRDefault="00CA673A" w:rsidP="00CA673A">
      <w:pPr>
        <w:rPr>
          <w:lang w:val="en-US"/>
        </w:rPr>
      </w:pPr>
      <w:r w:rsidRPr="00CA673A">
        <w:rPr>
          <w:lang w:val="en-US"/>
        </w:rPr>
        <w:t>User can continue adding further re</w:t>
      </w:r>
      <w:r>
        <w:rPr>
          <w:lang w:val="en-US"/>
        </w:rPr>
        <w:t>-</w:t>
      </w:r>
      <w:r w:rsidRPr="00CA673A">
        <w:rPr>
          <w:lang w:val="en-US"/>
        </w:rPr>
        <w:t xml:space="preserve">renders which will combine into the </w:t>
      </w:r>
      <w:r w:rsidR="00D84C60">
        <w:rPr>
          <w:lang w:val="en-US"/>
        </w:rPr>
        <w:t>relevant batch by season in the batches table below</w:t>
      </w:r>
      <w:r w:rsidRPr="00CA673A">
        <w:rPr>
          <w:lang w:val="en-US"/>
        </w:rPr>
        <w:t>.</w:t>
      </w:r>
      <w:r w:rsidR="00C87AEE">
        <w:rPr>
          <w:lang w:val="en-US"/>
        </w:rPr>
        <w:t xml:space="preserve"> Batch numbers will only be assigned when the user selects to submit to render.</w:t>
      </w:r>
    </w:p>
    <w:p w14:paraId="27D0B1C0" w14:textId="77777777" w:rsidR="00CA673A" w:rsidRPr="00CA673A" w:rsidRDefault="00CA673A" w:rsidP="00CA673A">
      <w:pPr>
        <w:rPr>
          <w:lang w:val="en-US"/>
        </w:rPr>
      </w:pPr>
      <w:r w:rsidRPr="00CA673A">
        <w:rPr>
          <w:lang w:val="en-US"/>
        </w:rPr>
        <w:t xml:space="preserve"> </w:t>
      </w:r>
    </w:p>
    <w:p w14:paraId="7776FF01" w14:textId="5E33C188" w:rsidR="000664BE" w:rsidRDefault="00CA673A" w:rsidP="00CA673A">
      <w:pPr>
        <w:rPr>
          <w:lang w:val="en-US"/>
        </w:rPr>
      </w:pPr>
      <w:r w:rsidRPr="00CA673A">
        <w:rPr>
          <w:lang w:val="en-US"/>
        </w:rPr>
        <w:t>Users can type a description and comments about the batch prior to generating the render list which wil</w:t>
      </w:r>
      <w:r w:rsidR="00D84C60">
        <w:rPr>
          <w:lang w:val="en-US"/>
        </w:rPr>
        <w:t>l create a CSV for each batch. T</w:t>
      </w:r>
      <w:r w:rsidRPr="00CA673A">
        <w:rPr>
          <w:lang w:val="en-US"/>
        </w:rPr>
        <w:t>his will also generate an email to production user email.</w:t>
      </w:r>
    </w:p>
    <w:p w14:paraId="54BF08C1" w14:textId="77777777" w:rsidR="00D84C60" w:rsidRDefault="00D84C60" w:rsidP="00CA673A">
      <w:pPr>
        <w:rPr>
          <w:lang w:val="en-US"/>
        </w:rPr>
      </w:pPr>
    </w:p>
    <w:p w14:paraId="3FBFBEBD" w14:textId="3A051E58" w:rsidR="00D84C60" w:rsidRDefault="00D84C60" w:rsidP="00A80089">
      <w:pPr>
        <w:pStyle w:val="Heading2"/>
        <w:rPr>
          <w:lang w:val="en-US"/>
        </w:rPr>
      </w:pPr>
      <w:bookmarkStart w:id="162" w:name="_Toc297209115"/>
      <w:r>
        <w:rPr>
          <w:lang w:val="en-US"/>
        </w:rPr>
        <w:lastRenderedPageBreak/>
        <w:t>Lookups</w:t>
      </w:r>
      <w:bookmarkEnd w:id="162"/>
    </w:p>
    <w:p w14:paraId="7169ECF5" w14:textId="300AF18F" w:rsidR="00D84C60" w:rsidRPr="00D84C60" w:rsidRDefault="00D84C60" w:rsidP="00D84C60">
      <w:r>
        <w:rPr>
          <w:noProof/>
          <w:lang w:val="en-US"/>
        </w:rPr>
        <w:drawing>
          <wp:inline distT="0" distB="0" distL="0" distR="0" wp14:anchorId="2EE1BAF0" wp14:editId="092DE633">
            <wp:extent cx="5938896" cy="4008755"/>
            <wp:effectExtent l="0" t="0" r="508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kup.png"/>
                    <pic:cNvPicPr/>
                  </pic:nvPicPr>
                  <pic:blipFill>
                    <a:blip r:embed="rId19">
                      <a:extLst>
                        <a:ext uri="{28A0092B-C50C-407E-A947-70E740481C1C}">
                          <a14:useLocalDpi xmlns:a14="http://schemas.microsoft.com/office/drawing/2010/main" val="0"/>
                        </a:ext>
                      </a:extLst>
                    </a:blip>
                    <a:stretch>
                      <a:fillRect/>
                    </a:stretch>
                  </pic:blipFill>
                  <pic:spPr>
                    <a:xfrm>
                      <a:off x="0" y="0"/>
                      <a:ext cx="5938896" cy="4008755"/>
                    </a:xfrm>
                    <a:prstGeom prst="rect">
                      <a:avLst/>
                    </a:prstGeom>
                  </pic:spPr>
                </pic:pic>
              </a:graphicData>
            </a:graphic>
          </wp:inline>
        </w:drawing>
      </w:r>
    </w:p>
    <w:p w14:paraId="094D1446" w14:textId="2ED5D1C0" w:rsidR="00A60E05" w:rsidRDefault="00D84C60" w:rsidP="00B668CF">
      <w:pPr>
        <w:rPr>
          <w:lang w:val="en-US"/>
        </w:rPr>
      </w:pPr>
      <w:r>
        <w:rPr>
          <w:lang w:val="en-US"/>
        </w:rPr>
        <w:t>When loading the lookup screen the user will be presented with a drop down list to select the lookup table they wish to select. Selecting the relevant dropdown will load the lookup table showing the relevant columns for that lookup (see lookup detail section). Users</w:t>
      </w:r>
      <w:r w:rsidR="00507766">
        <w:rPr>
          <w:lang w:val="en-US"/>
        </w:rPr>
        <w:t xml:space="preserve"> can update</w:t>
      </w:r>
      <w:r>
        <w:rPr>
          <w:lang w:val="en-US"/>
        </w:rPr>
        <w:t xml:space="preserve"> all of the data in the lookup by selecting the relevant row checkbox, changing the data and selecting the update option. </w:t>
      </w:r>
    </w:p>
    <w:p w14:paraId="04132CEA" w14:textId="32793239" w:rsidR="00D84C60" w:rsidRDefault="00D84C60" w:rsidP="00B668CF">
      <w:pPr>
        <w:rPr>
          <w:lang w:val="en-US"/>
        </w:rPr>
      </w:pPr>
      <w:r>
        <w:rPr>
          <w:lang w:val="en-US"/>
        </w:rPr>
        <w:t>Selecting the add new option will open the add new popup with the form populated for the relevant lookup.</w:t>
      </w:r>
    </w:p>
    <w:p w14:paraId="3E71E55F" w14:textId="77777777" w:rsidR="00D84C60" w:rsidRDefault="00D84C60" w:rsidP="00B668CF">
      <w:pPr>
        <w:rPr>
          <w:lang w:val="en-US"/>
        </w:rPr>
      </w:pPr>
    </w:p>
    <w:p w14:paraId="5BDC846C" w14:textId="35D0FCA0" w:rsidR="00507766" w:rsidRDefault="00507766" w:rsidP="00A80089">
      <w:pPr>
        <w:pStyle w:val="Heading2"/>
        <w:rPr>
          <w:lang w:val="en-US"/>
        </w:rPr>
      </w:pPr>
      <w:bookmarkStart w:id="163" w:name="_Toc297209116"/>
      <w:r>
        <w:rPr>
          <w:lang w:val="en-US"/>
        </w:rPr>
        <w:lastRenderedPageBreak/>
        <w:t>Lookup Add New</w:t>
      </w:r>
      <w:bookmarkEnd w:id="163"/>
    </w:p>
    <w:p w14:paraId="2D78545A" w14:textId="0B7AE6C8" w:rsidR="00507766" w:rsidRDefault="00507766" w:rsidP="00507766">
      <w:r>
        <w:rPr>
          <w:noProof/>
          <w:lang w:val="en-US"/>
        </w:rPr>
        <w:drawing>
          <wp:inline distT="0" distB="0" distL="0" distR="0" wp14:anchorId="71E08425" wp14:editId="7EA84010">
            <wp:extent cx="5938896" cy="4008755"/>
            <wp:effectExtent l="0" t="0" r="508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kup add new.png"/>
                    <pic:cNvPicPr/>
                  </pic:nvPicPr>
                  <pic:blipFill>
                    <a:blip r:embed="rId20">
                      <a:extLst>
                        <a:ext uri="{28A0092B-C50C-407E-A947-70E740481C1C}">
                          <a14:useLocalDpi xmlns:a14="http://schemas.microsoft.com/office/drawing/2010/main" val="0"/>
                        </a:ext>
                      </a:extLst>
                    </a:blip>
                    <a:stretch>
                      <a:fillRect/>
                    </a:stretch>
                  </pic:blipFill>
                  <pic:spPr>
                    <a:xfrm>
                      <a:off x="0" y="0"/>
                      <a:ext cx="5938896" cy="4008755"/>
                    </a:xfrm>
                    <a:prstGeom prst="rect">
                      <a:avLst/>
                    </a:prstGeom>
                  </pic:spPr>
                </pic:pic>
              </a:graphicData>
            </a:graphic>
          </wp:inline>
        </w:drawing>
      </w:r>
      <w:r>
        <w:t>The form within the lookup is determined by the relevant lookup item (see Lookup detail section for information).</w:t>
      </w:r>
    </w:p>
    <w:p w14:paraId="04F43F4E" w14:textId="292D531A" w:rsidR="00507766" w:rsidRPr="00507766" w:rsidRDefault="00507766" w:rsidP="00507766">
      <w:pPr>
        <w:pStyle w:val="Heading2"/>
      </w:pPr>
      <w:bookmarkStart w:id="164" w:name="_Toc297209117"/>
      <w:r>
        <w:lastRenderedPageBreak/>
        <w:t>Admin</w:t>
      </w:r>
      <w:bookmarkEnd w:id="164"/>
    </w:p>
    <w:p w14:paraId="6E887DD6" w14:textId="2013855C" w:rsidR="00D84C60" w:rsidRDefault="00507766" w:rsidP="00B668CF">
      <w:pPr>
        <w:rPr>
          <w:lang w:val="en-US"/>
        </w:rPr>
      </w:pPr>
      <w:r>
        <w:rPr>
          <w:noProof/>
          <w:lang w:val="en-US"/>
        </w:rPr>
        <w:drawing>
          <wp:inline distT="0" distB="0" distL="0" distR="0" wp14:anchorId="27EFE979" wp14:editId="00A859BF">
            <wp:extent cx="5938896" cy="4008755"/>
            <wp:effectExtent l="0" t="0" r="508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21">
                      <a:extLst>
                        <a:ext uri="{28A0092B-C50C-407E-A947-70E740481C1C}">
                          <a14:useLocalDpi xmlns:a14="http://schemas.microsoft.com/office/drawing/2010/main" val="0"/>
                        </a:ext>
                      </a:extLst>
                    </a:blip>
                    <a:stretch>
                      <a:fillRect/>
                    </a:stretch>
                  </pic:blipFill>
                  <pic:spPr>
                    <a:xfrm>
                      <a:off x="0" y="0"/>
                      <a:ext cx="5938896" cy="4008755"/>
                    </a:xfrm>
                    <a:prstGeom prst="rect">
                      <a:avLst/>
                    </a:prstGeom>
                  </pic:spPr>
                </pic:pic>
              </a:graphicData>
            </a:graphic>
          </wp:inline>
        </w:drawing>
      </w:r>
    </w:p>
    <w:p w14:paraId="1AF0BAC5" w14:textId="77777777" w:rsidR="00507766" w:rsidRDefault="00507766" w:rsidP="00507766">
      <w:pPr>
        <w:rPr>
          <w:lang w:val="en-US"/>
        </w:rPr>
      </w:pPr>
      <w:r>
        <w:rPr>
          <w:lang w:val="en-US"/>
        </w:rPr>
        <w:t>Admin screen loads to show first 50 users, if the user needed is not in the list user must search.</w:t>
      </w:r>
    </w:p>
    <w:p w14:paraId="7F153E4F" w14:textId="5A6187C4" w:rsidR="00507766" w:rsidRDefault="00507766" w:rsidP="00507766">
      <w:pPr>
        <w:rPr>
          <w:lang w:val="en-US"/>
        </w:rPr>
      </w:pPr>
      <w:r>
        <w:rPr>
          <w:lang w:val="en-US"/>
        </w:rPr>
        <w:t>If system is linked to active directory the only items editable will be role and status otherwise all data is editable via the usual checkbox and update button.</w:t>
      </w:r>
    </w:p>
    <w:p w14:paraId="7011B12B" w14:textId="6AA2513A" w:rsidR="00507766" w:rsidRPr="00507766" w:rsidRDefault="00507766" w:rsidP="00507766">
      <w:pPr>
        <w:rPr>
          <w:lang w:val="en-US"/>
        </w:rPr>
      </w:pPr>
      <w:r w:rsidRPr="00507766">
        <w:rPr>
          <w:lang w:val="en-US"/>
        </w:rPr>
        <w:t>User Types</w:t>
      </w:r>
      <w:r>
        <w:rPr>
          <w:lang w:val="en-US"/>
        </w:rPr>
        <w:t>;</w:t>
      </w:r>
    </w:p>
    <w:p w14:paraId="71C6B228" w14:textId="77777777" w:rsidR="00507766" w:rsidRPr="00507766" w:rsidRDefault="00507766" w:rsidP="00507766">
      <w:pPr>
        <w:rPr>
          <w:lang w:val="en-US"/>
        </w:rPr>
      </w:pPr>
      <w:r w:rsidRPr="00507766">
        <w:rPr>
          <w:lang w:val="en-US"/>
        </w:rPr>
        <w:t>Admin can view, edit and update all data</w:t>
      </w:r>
    </w:p>
    <w:p w14:paraId="6EADAC54" w14:textId="77777777" w:rsidR="00507766" w:rsidRPr="00507766" w:rsidRDefault="00507766" w:rsidP="00507766">
      <w:pPr>
        <w:rPr>
          <w:lang w:val="en-US"/>
        </w:rPr>
      </w:pPr>
      <w:r w:rsidRPr="00507766">
        <w:rPr>
          <w:lang w:val="en-US"/>
        </w:rPr>
        <w:t>CS User Can view, edit and update all data except the ability to add and edit users.</w:t>
      </w:r>
    </w:p>
    <w:p w14:paraId="17B8FFD7" w14:textId="77777777" w:rsidR="00507766" w:rsidRPr="00507766" w:rsidRDefault="00507766" w:rsidP="00507766">
      <w:pPr>
        <w:rPr>
          <w:lang w:val="en-US"/>
        </w:rPr>
      </w:pPr>
      <w:r w:rsidRPr="00507766">
        <w:rPr>
          <w:lang w:val="en-US"/>
        </w:rPr>
        <w:t>Production User can NOT add / edit lookups. They can also NOT add or edit users.</w:t>
      </w:r>
    </w:p>
    <w:p w14:paraId="6FAED853" w14:textId="0812A811" w:rsidR="00122715" w:rsidRDefault="00507766" w:rsidP="00507766">
      <w:pPr>
        <w:rPr>
          <w:lang w:val="en-US"/>
        </w:rPr>
      </w:pPr>
      <w:r w:rsidRPr="00507766">
        <w:rPr>
          <w:lang w:val="en-US"/>
        </w:rPr>
        <w:t>Read only User can only view data in the system.</w:t>
      </w:r>
    </w:p>
    <w:p w14:paraId="2C3C08B5" w14:textId="46224991" w:rsidR="00122715" w:rsidRDefault="00122715" w:rsidP="00507766">
      <w:pPr>
        <w:rPr>
          <w:lang w:val="en-US"/>
        </w:rPr>
      </w:pPr>
      <w:r>
        <w:rPr>
          <w:lang w:val="en-US"/>
        </w:rPr>
        <w:t>Selecting the add new user button will load the new user popup.</w:t>
      </w:r>
    </w:p>
    <w:p w14:paraId="2706ACDC" w14:textId="77777777" w:rsidR="00122715" w:rsidRDefault="00122715" w:rsidP="00507766">
      <w:pPr>
        <w:rPr>
          <w:lang w:val="en-US"/>
        </w:rPr>
      </w:pPr>
    </w:p>
    <w:p w14:paraId="036483C6" w14:textId="422007A4" w:rsidR="00122715" w:rsidRDefault="00122715" w:rsidP="00122715">
      <w:pPr>
        <w:pStyle w:val="Heading2"/>
        <w:rPr>
          <w:lang w:val="en-US"/>
        </w:rPr>
      </w:pPr>
      <w:bookmarkStart w:id="165" w:name="_Toc297209118"/>
      <w:r>
        <w:rPr>
          <w:lang w:val="en-US"/>
        </w:rPr>
        <w:lastRenderedPageBreak/>
        <w:t>New User</w:t>
      </w:r>
      <w:bookmarkEnd w:id="165"/>
    </w:p>
    <w:p w14:paraId="0BD7D109" w14:textId="38352EBE" w:rsidR="004F08FF" w:rsidRDefault="00122715" w:rsidP="004F08FF">
      <w:pPr>
        <w:jc w:val="both"/>
        <w:rPr>
          <w:lang w:val="en-US"/>
        </w:rPr>
      </w:pPr>
      <w:r>
        <w:rPr>
          <w:noProof/>
          <w:lang w:val="en-US"/>
        </w:rPr>
        <w:drawing>
          <wp:inline distT="0" distB="0" distL="0" distR="0" wp14:anchorId="6B4F027E" wp14:editId="2D094BB2">
            <wp:extent cx="5991378" cy="4044181"/>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add : edit user.png"/>
                    <pic:cNvPicPr/>
                  </pic:nvPicPr>
                  <pic:blipFill>
                    <a:blip r:embed="rId22">
                      <a:extLst>
                        <a:ext uri="{28A0092B-C50C-407E-A947-70E740481C1C}">
                          <a14:useLocalDpi xmlns:a14="http://schemas.microsoft.com/office/drawing/2010/main" val="0"/>
                        </a:ext>
                      </a:extLst>
                    </a:blip>
                    <a:stretch>
                      <a:fillRect/>
                    </a:stretch>
                  </pic:blipFill>
                  <pic:spPr>
                    <a:xfrm>
                      <a:off x="0" y="0"/>
                      <a:ext cx="5991577" cy="4044315"/>
                    </a:xfrm>
                    <a:prstGeom prst="rect">
                      <a:avLst/>
                    </a:prstGeom>
                  </pic:spPr>
                </pic:pic>
              </a:graphicData>
            </a:graphic>
          </wp:inline>
        </w:drawing>
      </w:r>
    </w:p>
    <w:p w14:paraId="771BA522" w14:textId="68E70F6A" w:rsidR="00122715" w:rsidRPr="00122715" w:rsidRDefault="00122715" w:rsidP="00122715">
      <w:pPr>
        <w:rPr>
          <w:lang w:val="en-US"/>
        </w:rPr>
      </w:pPr>
      <w:r>
        <w:rPr>
          <w:lang w:val="en-US"/>
        </w:rPr>
        <w:t xml:space="preserve">This screen gives the ability to create new users. </w:t>
      </w:r>
      <w:r w:rsidRPr="00122715">
        <w:rPr>
          <w:lang w:val="en-US"/>
        </w:rPr>
        <w:t xml:space="preserve">Ideally </w:t>
      </w:r>
      <w:r>
        <w:rPr>
          <w:lang w:val="en-US"/>
        </w:rPr>
        <w:t xml:space="preserve">system will be </w:t>
      </w:r>
      <w:r w:rsidRPr="00122715">
        <w:rPr>
          <w:lang w:val="en-US"/>
        </w:rPr>
        <w:t>tied to SGK AD</w:t>
      </w:r>
    </w:p>
    <w:p w14:paraId="0E094B95" w14:textId="7623CF21" w:rsidR="00122715" w:rsidRDefault="00122715" w:rsidP="00122715">
      <w:pPr>
        <w:rPr>
          <w:lang w:val="en-US"/>
        </w:rPr>
      </w:pPr>
      <w:r w:rsidRPr="00122715">
        <w:rPr>
          <w:lang w:val="en-US"/>
        </w:rPr>
        <w:t xml:space="preserve">when new user is created a welcome email is sent if no AD </w:t>
      </w:r>
      <w:r w:rsidR="00C87AEE" w:rsidRPr="00122715">
        <w:rPr>
          <w:lang w:val="en-US"/>
        </w:rPr>
        <w:t>integration</w:t>
      </w:r>
      <w:r w:rsidRPr="00122715">
        <w:rPr>
          <w:lang w:val="en-US"/>
        </w:rPr>
        <w:t xml:space="preserve"> this would include temp password with link to set new password.</w:t>
      </w:r>
    </w:p>
    <w:p w14:paraId="56CE1801" w14:textId="77777777" w:rsidR="00C87AEE" w:rsidRDefault="00C87AEE" w:rsidP="00122715">
      <w:pPr>
        <w:rPr>
          <w:lang w:val="en-US"/>
        </w:rPr>
      </w:pPr>
    </w:p>
    <w:p w14:paraId="3B7BB14F" w14:textId="327483C3" w:rsidR="00C87AEE" w:rsidRDefault="00C87AEE" w:rsidP="00122715">
      <w:pPr>
        <w:rPr>
          <w:rStyle w:val="Strong"/>
        </w:rPr>
      </w:pPr>
      <w:r w:rsidRPr="00C87AEE">
        <w:rPr>
          <w:rStyle w:val="Strong"/>
        </w:rPr>
        <w:t>Reports</w:t>
      </w:r>
    </w:p>
    <w:p w14:paraId="3AEFA1F6" w14:textId="77777777" w:rsidR="00C87AEE" w:rsidRDefault="00C87AEE" w:rsidP="00122715">
      <w:pPr>
        <w:rPr>
          <w:rStyle w:val="Strong"/>
        </w:rPr>
      </w:pPr>
    </w:p>
    <w:p w14:paraId="16253735" w14:textId="2CC3A1C1" w:rsidR="00C87AEE" w:rsidRDefault="00C87AEE" w:rsidP="00C87AEE">
      <w:pPr>
        <w:pStyle w:val="Heading2"/>
        <w:rPr>
          <w:rStyle w:val="Strong"/>
        </w:rPr>
      </w:pPr>
      <w:bookmarkStart w:id="166" w:name="_Toc297209119"/>
      <w:r>
        <w:rPr>
          <w:rStyle w:val="Strong"/>
        </w:rPr>
        <w:lastRenderedPageBreak/>
        <w:t>Reports Selector</w:t>
      </w:r>
      <w:bookmarkEnd w:id="166"/>
    </w:p>
    <w:p w14:paraId="6821371D" w14:textId="4EF6E7BA" w:rsidR="00C87AEE" w:rsidRPr="00C87AEE" w:rsidRDefault="00C87AEE" w:rsidP="00C87AEE">
      <w:r>
        <w:rPr>
          <w:noProof/>
          <w:lang w:val="en-US"/>
        </w:rPr>
        <w:drawing>
          <wp:inline distT="0" distB="0" distL="0" distR="0" wp14:anchorId="7124AA53" wp14:editId="4DFEA4D1">
            <wp:extent cx="5938896" cy="4008755"/>
            <wp:effectExtent l="0" t="0" r="508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 Selector.png"/>
                    <pic:cNvPicPr/>
                  </pic:nvPicPr>
                  <pic:blipFill>
                    <a:blip r:embed="rId23">
                      <a:extLst>
                        <a:ext uri="{28A0092B-C50C-407E-A947-70E740481C1C}">
                          <a14:useLocalDpi xmlns:a14="http://schemas.microsoft.com/office/drawing/2010/main" val="0"/>
                        </a:ext>
                      </a:extLst>
                    </a:blip>
                    <a:stretch>
                      <a:fillRect/>
                    </a:stretch>
                  </pic:blipFill>
                  <pic:spPr>
                    <a:xfrm>
                      <a:off x="0" y="0"/>
                      <a:ext cx="5938896" cy="4008755"/>
                    </a:xfrm>
                    <a:prstGeom prst="rect">
                      <a:avLst/>
                    </a:prstGeom>
                  </pic:spPr>
                </pic:pic>
              </a:graphicData>
            </a:graphic>
          </wp:inline>
        </w:drawing>
      </w:r>
    </w:p>
    <w:p w14:paraId="15A5397F" w14:textId="6B47C22F" w:rsidR="00122715" w:rsidRDefault="00C87AEE" w:rsidP="004F08FF">
      <w:pPr>
        <w:jc w:val="both"/>
        <w:rPr>
          <w:lang w:val="en-US"/>
        </w:rPr>
      </w:pPr>
      <w:r>
        <w:rPr>
          <w:lang w:val="en-US"/>
        </w:rPr>
        <w:t>Report selector screen shows a drop down list with the reports available. User can select a reports and submit to be forwarded to the relevant report screen.</w:t>
      </w:r>
    </w:p>
    <w:p w14:paraId="3D05B4D3" w14:textId="77777777" w:rsidR="00C87AEE" w:rsidRDefault="00C87AEE" w:rsidP="004F08FF">
      <w:pPr>
        <w:jc w:val="both"/>
        <w:rPr>
          <w:lang w:val="en-US"/>
        </w:rPr>
      </w:pPr>
    </w:p>
    <w:p w14:paraId="1EF6E6C2" w14:textId="00FF6DBB" w:rsidR="00C87AEE" w:rsidRDefault="00C87AEE" w:rsidP="00C87AEE">
      <w:pPr>
        <w:pStyle w:val="Heading2"/>
        <w:rPr>
          <w:lang w:val="en-US"/>
        </w:rPr>
      </w:pPr>
      <w:bookmarkStart w:id="167" w:name="_Toc297209120"/>
      <w:r>
        <w:rPr>
          <w:lang w:val="en-US"/>
        </w:rPr>
        <w:lastRenderedPageBreak/>
        <w:t>Phase Status Report</w:t>
      </w:r>
      <w:bookmarkEnd w:id="167"/>
    </w:p>
    <w:p w14:paraId="62215CD3" w14:textId="65685094" w:rsidR="00C87AEE" w:rsidRPr="00C87AEE" w:rsidRDefault="00C87AEE" w:rsidP="00C87AEE">
      <w:r>
        <w:rPr>
          <w:noProof/>
          <w:lang w:val="en-US"/>
        </w:rPr>
        <w:drawing>
          <wp:inline distT="0" distB="0" distL="0" distR="0" wp14:anchorId="6DE8380C" wp14:editId="58C7E2DF">
            <wp:extent cx="5938896" cy="4008755"/>
            <wp:effectExtent l="0" t="0" r="508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 Phase Status.png"/>
                    <pic:cNvPicPr/>
                  </pic:nvPicPr>
                  <pic:blipFill>
                    <a:blip r:embed="rId24">
                      <a:extLst>
                        <a:ext uri="{28A0092B-C50C-407E-A947-70E740481C1C}">
                          <a14:useLocalDpi xmlns:a14="http://schemas.microsoft.com/office/drawing/2010/main" val="0"/>
                        </a:ext>
                      </a:extLst>
                    </a:blip>
                    <a:stretch>
                      <a:fillRect/>
                    </a:stretch>
                  </pic:blipFill>
                  <pic:spPr>
                    <a:xfrm>
                      <a:off x="0" y="0"/>
                      <a:ext cx="5938896" cy="4008755"/>
                    </a:xfrm>
                    <a:prstGeom prst="rect">
                      <a:avLst/>
                    </a:prstGeom>
                  </pic:spPr>
                </pic:pic>
              </a:graphicData>
            </a:graphic>
          </wp:inline>
        </w:drawing>
      </w:r>
    </w:p>
    <w:p w14:paraId="7E9B709C" w14:textId="77777777" w:rsidR="00122715" w:rsidRDefault="00122715" w:rsidP="004F08FF">
      <w:pPr>
        <w:jc w:val="both"/>
        <w:rPr>
          <w:lang w:val="en-US"/>
        </w:rPr>
      </w:pPr>
    </w:p>
    <w:p w14:paraId="2981AD69" w14:textId="61EE271C" w:rsidR="00C87AEE" w:rsidRDefault="00C87AEE" w:rsidP="004F08FF">
      <w:pPr>
        <w:jc w:val="both"/>
        <w:rPr>
          <w:lang w:val="en-US"/>
        </w:rPr>
      </w:pPr>
      <w:r>
        <w:rPr>
          <w:lang w:val="en-US"/>
        </w:rPr>
        <w:t>The Phase Status report give a headline view on the current status of set elements.</w:t>
      </w:r>
    </w:p>
    <w:p w14:paraId="4E51D81F" w14:textId="77777777" w:rsidR="00C87AEE" w:rsidRDefault="00C87AEE" w:rsidP="004F08FF">
      <w:pPr>
        <w:jc w:val="both"/>
        <w:rPr>
          <w:lang w:val="en-US"/>
        </w:rPr>
      </w:pPr>
      <w:r>
        <w:rPr>
          <w:lang w:val="en-US"/>
        </w:rPr>
        <w:t>The report looks at the status of;</w:t>
      </w:r>
    </w:p>
    <w:p w14:paraId="047A4678" w14:textId="3C4E3544" w:rsidR="00C87AEE" w:rsidRDefault="00C87AEE" w:rsidP="00E812A5">
      <w:pPr>
        <w:ind w:firstLine="720"/>
        <w:jc w:val="both"/>
        <w:rPr>
          <w:lang w:val="en-US"/>
        </w:rPr>
      </w:pPr>
      <w:r>
        <w:rPr>
          <w:lang w:val="en-US"/>
        </w:rPr>
        <w:t>Renders looking at a count of the nu</w:t>
      </w:r>
      <w:r w:rsidR="00E812A5">
        <w:rPr>
          <w:lang w:val="en-US"/>
        </w:rPr>
        <w:t xml:space="preserve">mber of elements in each status </w:t>
      </w:r>
      <w:r>
        <w:rPr>
          <w:lang w:val="en-US"/>
        </w:rPr>
        <w:t xml:space="preserve">(Base Imagery Supplied, Dimensions to Schawk, Models in Production, </w:t>
      </w:r>
      <w:r w:rsidR="00E812A5">
        <w:rPr>
          <w:lang w:val="en-US"/>
        </w:rPr>
        <w:t>Models on Approval, Models Approved).</w:t>
      </w:r>
    </w:p>
    <w:p w14:paraId="3275E40B" w14:textId="568626FA" w:rsidR="00E812A5" w:rsidRDefault="00E812A5" w:rsidP="00E812A5">
      <w:pPr>
        <w:ind w:firstLine="720"/>
        <w:jc w:val="both"/>
        <w:rPr>
          <w:lang w:val="en-US"/>
        </w:rPr>
      </w:pPr>
      <w:r>
        <w:rPr>
          <w:lang w:val="en-US"/>
        </w:rPr>
        <w:t>Fabrics looking at a count of the number of images in each status (Fabric Images, Fabric Swatches, Fabric in Production, Colour Manager Approval, Fabrics on Product team approval, fabrics approved).</w:t>
      </w:r>
    </w:p>
    <w:p w14:paraId="1F5E4D6B" w14:textId="380E2289" w:rsidR="00E812A5" w:rsidRDefault="00E812A5" w:rsidP="00E812A5">
      <w:pPr>
        <w:ind w:firstLine="720"/>
        <w:jc w:val="both"/>
        <w:rPr>
          <w:lang w:val="en-US"/>
        </w:rPr>
      </w:pPr>
      <w:r>
        <w:rPr>
          <w:lang w:val="en-US"/>
        </w:rPr>
        <w:t>Count of total renders needed / created</w:t>
      </w:r>
    </w:p>
    <w:p w14:paraId="6D38D346" w14:textId="739226D3" w:rsidR="00E812A5" w:rsidRDefault="00E812A5" w:rsidP="00E812A5">
      <w:pPr>
        <w:ind w:firstLine="720"/>
        <w:jc w:val="both"/>
        <w:rPr>
          <w:lang w:val="en-US"/>
        </w:rPr>
      </w:pPr>
      <w:r>
        <w:rPr>
          <w:lang w:val="en-US"/>
        </w:rPr>
        <w:t xml:space="preserve">Count of total Resize images needed / created. </w:t>
      </w:r>
    </w:p>
    <w:p w14:paraId="40DB4077" w14:textId="77777777" w:rsidR="00E812A5" w:rsidRDefault="00E812A5" w:rsidP="00E812A5">
      <w:pPr>
        <w:ind w:firstLine="720"/>
        <w:jc w:val="both"/>
        <w:rPr>
          <w:lang w:val="en-US"/>
        </w:rPr>
      </w:pPr>
    </w:p>
    <w:p w14:paraId="3644FEF5" w14:textId="61323CD3" w:rsidR="00E812A5" w:rsidRDefault="00E812A5" w:rsidP="00E812A5">
      <w:pPr>
        <w:pStyle w:val="Heading2"/>
        <w:rPr>
          <w:lang w:val="en-US"/>
        </w:rPr>
      </w:pPr>
      <w:bookmarkStart w:id="168" w:name="_Toc297209121"/>
      <w:r>
        <w:rPr>
          <w:lang w:val="en-US"/>
        </w:rPr>
        <w:lastRenderedPageBreak/>
        <w:t>Model Creation Report</w:t>
      </w:r>
      <w:bookmarkEnd w:id="168"/>
    </w:p>
    <w:p w14:paraId="6EE65A57" w14:textId="433E149F" w:rsidR="00C87AEE" w:rsidRDefault="00E812A5" w:rsidP="004F08FF">
      <w:pPr>
        <w:jc w:val="both"/>
        <w:rPr>
          <w:lang w:val="en-US"/>
        </w:rPr>
      </w:pPr>
      <w:r>
        <w:rPr>
          <w:noProof/>
          <w:lang w:val="en-US"/>
        </w:rPr>
        <w:drawing>
          <wp:inline distT="0" distB="0" distL="0" distR="0" wp14:anchorId="3FA9E8D6" wp14:editId="314C9BE3">
            <wp:extent cx="5939155" cy="4008755"/>
            <wp:effectExtent l="0" t="0" r="444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s - Model Status.png"/>
                    <pic:cNvPicPr/>
                  </pic:nvPicPr>
                  <pic:blipFill>
                    <a:blip r:embed="rId25">
                      <a:extLst>
                        <a:ext uri="{28A0092B-C50C-407E-A947-70E740481C1C}">
                          <a14:useLocalDpi xmlns:a14="http://schemas.microsoft.com/office/drawing/2010/main" val="0"/>
                        </a:ext>
                      </a:extLst>
                    </a:blip>
                    <a:stretch>
                      <a:fillRect/>
                    </a:stretch>
                  </pic:blipFill>
                  <pic:spPr>
                    <a:xfrm>
                      <a:off x="0" y="0"/>
                      <a:ext cx="5939155" cy="4008755"/>
                    </a:xfrm>
                    <a:prstGeom prst="rect">
                      <a:avLst/>
                    </a:prstGeom>
                  </pic:spPr>
                </pic:pic>
              </a:graphicData>
            </a:graphic>
          </wp:inline>
        </w:drawing>
      </w:r>
    </w:p>
    <w:p w14:paraId="16249EDA" w14:textId="3EC8C4BF" w:rsidR="00C87AEE" w:rsidRDefault="003856EA" w:rsidP="004F08FF">
      <w:pPr>
        <w:jc w:val="both"/>
        <w:rPr>
          <w:lang w:val="en-US"/>
        </w:rPr>
      </w:pPr>
      <w:r>
        <w:rPr>
          <w:lang w:val="en-US"/>
        </w:rPr>
        <w:t>Report showing attributes and status of models.</w:t>
      </w:r>
    </w:p>
    <w:p w14:paraId="1BFC72B2" w14:textId="77777777" w:rsidR="003856EA" w:rsidRDefault="003856EA" w:rsidP="004F08FF">
      <w:pPr>
        <w:jc w:val="both"/>
        <w:rPr>
          <w:lang w:val="en-US"/>
        </w:rPr>
      </w:pPr>
    </w:p>
    <w:p w14:paraId="3730A210" w14:textId="5FC60F03" w:rsidR="003856EA" w:rsidRDefault="003856EA" w:rsidP="003856EA">
      <w:pPr>
        <w:pStyle w:val="Heading2"/>
        <w:rPr>
          <w:lang w:val="en-US"/>
        </w:rPr>
      </w:pPr>
      <w:bookmarkStart w:id="169" w:name="_Toc297209122"/>
      <w:r>
        <w:rPr>
          <w:lang w:val="en-US"/>
        </w:rPr>
        <w:lastRenderedPageBreak/>
        <w:t>Fabric Status report</w:t>
      </w:r>
      <w:bookmarkEnd w:id="169"/>
    </w:p>
    <w:p w14:paraId="63051540" w14:textId="04D93F86" w:rsidR="00E812A5" w:rsidRDefault="003856EA" w:rsidP="004F08FF">
      <w:pPr>
        <w:jc w:val="both"/>
        <w:rPr>
          <w:lang w:val="en-US"/>
        </w:rPr>
      </w:pPr>
      <w:r>
        <w:rPr>
          <w:noProof/>
          <w:lang w:val="en-US"/>
        </w:rPr>
        <w:drawing>
          <wp:inline distT="0" distB="0" distL="0" distR="0" wp14:anchorId="1D66B712" wp14:editId="1D43A3A0">
            <wp:extent cx="5939155" cy="4008755"/>
            <wp:effectExtent l="0" t="0" r="444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 Fabric.png"/>
                    <pic:cNvPicPr/>
                  </pic:nvPicPr>
                  <pic:blipFill>
                    <a:blip r:embed="rId26">
                      <a:extLst>
                        <a:ext uri="{28A0092B-C50C-407E-A947-70E740481C1C}">
                          <a14:useLocalDpi xmlns:a14="http://schemas.microsoft.com/office/drawing/2010/main" val="0"/>
                        </a:ext>
                      </a:extLst>
                    </a:blip>
                    <a:stretch>
                      <a:fillRect/>
                    </a:stretch>
                  </pic:blipFill>
                  <pic:spPr>
                    <a:xfrm>
                      <a:off x="0" y="0"/>
                      <a:ext cx="5939155" cy="4008755"/>
                    </a:xfrm>
                    <a:prstGeom prst="rect">
                      <a:avLst/>
                    </a:prstGeom>
                  </pic:spPr>
                </pic:pic>
              </a:graphicData>
            </a:graphic>
          </wp:inline>
        </w:drawing>
      </w:r>
    </w:p>
    <w:p w14:paraId="46E8E606" w14:textId="12C04995" w:rsidR="003856EA" w:rsidRDefault="003856EA" w:rsidP="003856EA">
      <w:pPr>
        <w:rPr>
          <w:lang w:val="en-US"/>
        </w:rPr>
      </w:pPr>
      <w:r>
        <w:rPr>
          <w:lang w:val="en-US"/>
        </w:rPr>
        <w:t>Report showing attributes and status of fabrics</w:t>
      </w:r>
    </w:p>
    <w:p w14:paraId="75D38782" w14:textId="77777777" w:rsidR="003856EA" w:rsidRDefault="003856EA" w:rsidP="003856EA">
      <w:pPr>
        <w:rPr>
          <w:lang w:val="en-US"/>
        </w:rPr>
      </w:pPr>
    </w:p>
    <w:p w14:paraId="4F0270C6" w14:textId="725014ED" w:rsidR="003856EA" w:rsidRDefault="003856EA" w:rsidP="003856EA">
      <w:pPr>
        <w:pStyle w:val="Heading1"/>
        <w:rPr>
          <w:lang w:val="en-US"/>
        </w:rPr>
      </w:pPr>
      <w:bookmarkStart w:id="170" w:name="_Toc297209123"/>
      <w:commentRangeStart w:id="171"/>
      <w:commentRangeStart w:id="172"/>
      <w:r>
        <w:rPr>
          <w:lang w:val="en-US"/>
        </w:rPr>
        <w:t>Import Business Logic</w:t>
      </w:r>
      <w:bookmarkEnd w:id="170"/>
      <w:commentRangeEnd w:id="171"/>
      <w:r w:rsidR="001C5133">
        <w:rPr>
          <w:rStyle w:val="CommentReference"/>
          <w:rFonts w:cs="Times New Roman"/>
          <w:b w:val="0"/>
          <w:bCs w:val="0"/>
        </w:rPr>
        <w:commentReference w:id="171"/>
      </w:r>
      <w:commentRangeEnd w:id="172"/>
      <w:r w:rsidR="00500963">
        <w:rPr>
          <w:rStyle w:val="CommentReference"/>
          <w:rFonts w:cs="Times New Roman"/>
          <w:b w:val="0"/>
          <w:bCs w:val="0"/>
        </w:rPr>
        <w:commentReference w:id="172"/>
      </w:r>
    </w:p>
    <w:p w14:paraId="6FCD5728" w14:textId="655FB219" w:rsidR="003856EA" w:rsidRDefault="00425B6B" w:rsidP="001C4C33">
      <w:pPr>
        <w:rPr>
          <w:lang w:val="en-US"/>
        </w:rPr>
      </w:pPr>
      <w:r>
        <w:rPr>
          <w:lang w:val="en-US"/>
        </w:rPr>
        <w:t>When importing a data feed spreadsheet we need to follow the following logic;</w:t>
      </w:r>
    </w:p>
    <w:p w14:paraId="39E2C8FA" w14:textId="77777777" w:rsidR="008A6C77" w:rsidRDefault="008A6C77" w:rsidP="001C4C33">
      <w:pPr>
        <w:rPr>
          <w:lang w:val="en-US"/>
        </w:rPr>
      </w:pPr>
    </w:p>
    <w:p w14:paraId="4C44FE5A" w14:textId="0DDEB33E" w:rsidR="008A6C77" w:rsidRDefault="008A6C77" w:rsidP="008A6C77">
      <w:pPr>
        <w:pStyle w:val="ListParagraph"/>
        <w:numPr>
          <w:ilvl w:val="0"/>
          <w:numId w:val="21"/>
        </w:numPr>
        <w:rPr>
          <w:lang w:val="en-US"/>
        </w:rPr>
      </w:pPr>
      <w:r w:rsidRPr="008A6C77">
        <w:rPr>
          <w:lang w:val="en-US"/>
        </w:rPr>
        <w:t>Import uploaded excel file</w:t>
      </w:r>
    </w:p>
    <w:p w14:paraId="21A5E2E4" w14:textId="73FE0D48" w:rsidR="008A6C77" w:rsidRDefault="008A6C77" w:rsidP="008A6C77">
      <w:pPr>
        <w:pStyle w:val="ListParagraph"/>
        <w:numPr>
          <w:ilvl w:val="0"/>
          <w:numId w:val="21"/>
        </w:numPr>
        <w:rPr>
          <w:lang w:val="en-US"/>
        </w:rPr>
      </w:pPr>
      <w:r>
        <w:rPr>
          <w:lang w:val="en-US"/>
        </w:rPr>
        <w:t>Find Sheet xxx</w:t>
      </w:r>
    </w:p>
    <w:p w14:paraId="6FE77DB6" w14:textId="79905576" w:rsidR="004F4DC3" w:rsidRDefault="004F4DC3" w:rsidP="008A6C77">
      <w:pPr>
        <w:pStyle w:val="ListParagraph"/>
        <w:numPr>
          <w:ilvl w:val="0"/>
          <w:numId w:val="21"/>
        </w:numPr>
        <w:rPr>
          <w:lang w:val="en-US"/>
        </w:rPr>
      </w:pPr>
      <w:r>
        <w:rPr>
          <w:lang w:val="en-US"/>
        </w:rPr>
        <w:t>Define number of items to be imported;</w:t>
      </w:r>
    </w:p>
    <w:p w14:paraId="1ECEAB5A" w14:textId="1148DDDE" w:rsidR="004F4DC3" w:rsidRDefault="004F4DC3" w:rsidP="004F4DC3">
      <w:pPr>
        <w:pStyle w:val="ListParagraph"/>
        <w:numPr>
          <w:ilvl w:val="1"/>
          <w:numId w:val="21"/>
        </w:numPr>
        <w:rPr>
          <w:lang w:val="en-US"/>
        </w:rPr>
      </w:pPr>
      <w:r>
        <w:rPr>
          <w:lang w:val="en-US"/>
        </w:rPr>
        <w:t xml:space="preserve">All rows which contents of </w:t>
      </w:r>
      <w:ins w:id="173" w:author="Neil Swallow" w:date="2015-10-02T17:14:00Z">
        <w:r w:rsidR="009C1807">
          <w:rPr>
            <w:lang w:val="en-US"/>
          </w:rPr>
          <w:t>‘</w:t>
        </w:r>
      </w:ins>
      <w:del w:id="174" w:author="Neil Swallow" w:date="2015-10-02T17:13:00Z">
        <w:r w:rsidDel="009C1807">
          <w:rPr>
            <w:lang w:val="en-US"/>
          </w:rPr>
          <w:delText>StartPhase(Item)</w:delText>
        </w:r>
      </w:del>
      <w:ins w:id="175" w:author="Neil Swallow" w:date="2015-10-02T17:13:00Z">
        <w:r w:rsidR="009C1807">
          <w:rPr>
            <w:lang w:val="en-US"/>
          </w:rPr>
          <w:t>Shape_Start_Phase</w:t>
        </w:r>
      </w:ins>
      <w:ins w:id="176" w:author="Neil Swallow" w:date="2015-10-02T17:14:00Z">
        <w:r w:rsidR="009C1807">
          <w:rPr>
            <w:lang w:val="en-US"/>
          </w:rPr>
          <w:t>’</w:t>
        </w:r>
      </w:ins>
      <w:r>
        <w:rPr>
          <w:lang w:val="en-US"/>
        </w:rPr>
        <w:t xml:space="preserve"> or</w:t>
      </w:r>
      <w:del w:id="177" w:author="Neil Swallow" w:date="2015-10-02T17:13:00Z">
        <w:r w:rsidDel="009C1807">
          <w:rPr>
            <w:lang w:val="en-US"/>
          </w:rPr>
          <w:delText xml:space="preserve"> StartPhase(Fabric</w:delText>
        </w:r>
      </w:del>
      <w:ins w:id="178" w:author="Neil Swallow" w:date="2015-10-02T17:13:00Z">
        <w:r w:rsidR="009C1807">
          <w:rPr>
            <w:lang w:val="en-US"/>
          </w:rPr>
          <w:t xml:space="preserve"> </w:t>
        </w:r>
      </w:ins>
      <w:ins w:id="179" w:author="Neil Swallow" w:date="2015-10-02T17:15:00Z">
        <w:r w:rsidR="009C1807">
          <w:rPr>
            <w:lang w:val="en-US"/>
          </w:rPr>
          <w:t>‘</w:t>
        </w:r>
      </w:ins>
      <w:ins w:id="180" w:author="Neil Swallow" w:date="2015-10-02T17:13:00Z">
        <w:r w:rsidR="009C1807">
          <w:rPr>
            <w:lang w:val="en-US"/>
          </w:rPr>
          <w:t>Fabric_Start_Phase</w:t>
        </w:r>
      </w:ins>
      <w:ins w:id="181" w:author="Neil Swallow" w:date="2015-10-02T17:15:00Z">
        <w:r w:rsidR="009C1807">
          <w:rPr>
            <w:lang w:val="en-US"/>
          </w:rPr>
          <w:t>’</w:t>
        </w:r>
      </w:ins>
      <w:del w:id="182" w:author="Neil Swallow" w:date="2015-10-02T17:13:00Z">
        <w:r w:rsidDel="009C1807">
          <w:rPr>
            <w:lang w:val="en-US"/>
          </w:rPr>
          <w:delText>)</w:delText>
        </w:r>
      </w:del>
      <w:r>
        <w:rPr>
          <w:lang w:val="en-US"/>
        </w:rPr>
        <w:t xml:space="preserve"> or </w:t>
      </w:r>
      <w:ins w:id="183" w:author="Neil Swallow" w:date="2015-10-02T17:15:00Z">
        <w:r w:rsidR="009C1807">
          <w:rPr>
            <w:lang w:val="en-US"/>
          </w:rPr>
          <w:t>‘</w:t>
        </w:r>
      </w:ins>
      <w:commentRangeStart w:id="184"/>
      <w:commentRangeStart w:id="185"/>
      <w:del w:id="186" w:author="Neil Swallow" w:date="2015-10-02T17:14:00Z">
        <w:r w:rsidDel="009C1807">
          <w:rPr>
            <w:lang w:val="en-US"/>
          </w:rPr>
          <w:delText xml:space="preserve">StartPhase(Footshape) </w:delText>
        </w:r>
      </w:del>
      <w:ins w:id="187" w:author="Neil Swallow" w:date="2015-10-02T17:14:00Z">
        <w:r w:rsidR="009C1807">
          <w:rPr>
            <w:lang w:val="en-US"/>
          </w:rPr>
          <w:t>Foot_Start_Phase</w:t>
        </w:r>
      </w:ins>
      <w:ins w:id="188" w:author="Neil Swallow" w:date="2015-10-02T17:15:00Z">
        <w:r w:rsidR="009C1807">
          <w:rPr>
            <w:lang w:val="en-US"/>
          </w:rPr>
          <w:t>’</w:t>
        </w:r>
      </w:ins>
      <w:ins w:id="189" w:author="Neil Swallow" w:date="2015-10-02T17:14:00Z">
        <w:r w:rsidR="009C1807">
          <w:rPr>
            <w:lang w:val="en-US"/>
          </w:rPr>
          <w:t xml:space="preserve"> </w:t>
        </w:r>
      </w:ins>
      <w:del w:id="190" w:author="Neil Swallow" w:date="2015-10-02T17:14:00Z">
        <w:r w:rsidDel="009C1807">
          <w:rPr>
            <w:lang w:val="en-US"/>
          </w:rPr>
          <w:delText xml:space="preserve">or StartPhase (footColour) </w:delText>
        </w:r>
        <w:commentRangeEnd w:id="184"/>
        <w:r w:rsidR="0051155A" w:rsidDel="009C1807">
          <w:rPr>
            <w:rStyle w:val="CommentReference"/>
          </w:rPr>
          <w:commentReference w:id="184"/>
        </w:r>
      </w:del>
      <w:commentRangeEnd w:id="185"/>
      <w:r w:rsidR="00500963">
        <w:rPr>
          <w:rStyle w:val="CommentReference"/>
        </w:rPr>
        <w:commentReference w:id="185"/>
      </w:r>
      <w:r>
        <w:rPr>
          <w:lang w:val="en-US"/>
        </w:rPr>
        <w:t>matches the Season selected when uploading the data from the Mass upload screen.</w:t>
      </w:r>
    </w:p>
    <w:p w14:paraId="13D3248D" w14:textId="378614C1" w:rsidR="004F4DC3" w:rsidRDefault="004F4DC3" w:rsidP="004F4DC3">
      <w:pPr>
        <w:pStyle w:val="ListParagraph"/>
        <w:numPr>
          <w:ilvl w:val="0"/>
          <w:numId w:val="21"/>
        </w:numPr>
        <w:rPr>
          <w:lang w:val="en-US"/>
        </w:rPr>
      </w:pPr>
      <w:r>
        <w:rPr>
          <w:lang w:val="en-US"/>
        </w:rPr>
        <w:t>Define which imported rows need duplicate entries due to multiple state in the option codes.</w:t>
      </w:r>
    </w:p>
    <w:p w14:paraId="00CC452A" w14:textId="2D6675A0" w:rsidR="004F4DC3" w:rsidRDefault="004F4DC3" w:rsidP="004F4DC3">
      <w:pPr>
        <w:pStyle w:val="ListParagraph"/>
        <w:numPr>
          <w:ilvl w:val="1"/>
          <w:numId w:val="21"/>
        </w:numPr>
        <w:rPr>
          <w:lang w:val="en-US"/>
        </w:rPr>
      </w:pPr>
      <w:r>
        <w:rPr>
          <w:lang w:val="en-US"/>
        </w:rPr>
        <w:t>Use Material codes from excel and Texture 1 LUT to determine the Material type.</w:t>
      </w:r>
    </w:p>
    <w:p w14:paraId="2DD7084E" w14:textId="4483CD01" w:rsidR="004F4DC3" w:rsidRDefault="004F4DC3" w:rsidP="004F4DC3">
      <w:pPr>
        <w:pStyle w:val="ListParagraph"/>
        <w:numPr>
          <w:ilvl w:val="1"/>
          <w:numId w:val="21"/>
        </w:numPr>
        <w:rPr>
          <w:lang w:val="en-US"/>
        </w:rPr>
      </w:pPr>
      <w:r>
        <w:rPr>
          <w:lang w:val="en-US"/>
        </w:rPr>
        <w:t xml:space="preserve">Use the Option </w:t>
      </w:r>
      <w:r w:rsidR="00E34716">
        <w:rPr>
          <w:lang w:val="en-US"/>
        </w:rPr>
        <w:t>Code</w:t>
      </w:r>
      <w:ins w:id="191" w:author="Neil Swallow" w:date="2015-09-11T14:58:00Z">
        <w:r w:rsidR="007762DB">
          <w:rPr>
            <w:lang w:val="en-US"/>
          </w:rPr>
          <w:t xml:space="preserve"> and Range</w:t>
        </w:r>
      </w:ins>
      <w:r w:rsidR="00E34716">
        <w:rPr>
          <w:lang w:val="en-US"/>
        </w:rPr>
        <w:t xml:space="preserve"> from excel and material typ</w:t>
      </w:r>
      <w:r>
        <w:rPr>
          <w:lang w:val="en-US"/>
        </w:rPr>
        <w:t>e defined above to look up all matching entries in the Option Code LUT</w:t>
      </w:r>
    </w:p>
    <w:p w14:paraId="3DE91068" w14:textId="0F5C820C" w:rsidR="004F4DC3" w:rsidRDefault="004F4DC3" w:rsidP="004F4DC3">
      <w:pPr>
        <w:pStyle w:val="ListParagraph"/>
        <w:numPr>
          <w:ilvl w:val="1"/>
          <w:numId w:val="21"/>
        </w:numPr>
        <w:rPr>
          <w:lang w:val="en-US"/>
        </w:rPr>
      </w:pPr>
      <w:r>
        <w:rPr>
          <w:lang w:val="en-US"/>
        </w:rPr>
        <w:t>For each matching go to next step.</w:t>
      </w:r>
      <w:ins w:id="192" w:author="Neil Swallow" w:date="2015-09-11T14:58:00Z">
        <w:r w:rsidR="007762DB">
          <w:rPr>
            <w:lang w:val="en-US"/>
          </w:rPr>
          <w:t xml:space="preserve"> Note if there are multiple matches store multiple lines.</w:t>
        </w:r>
      </w:ins>
    </w:p>
    <w:p w14:paraId="7EC59481" w14:textId="624B387A" w:rsidR="004F4DC3" w:rsidRDefault="004F4DC3" w:rsidP="004F4DC3">
      <w:pPr>
        <w:pStyle w:val="ListParagraph"/>
        <w:numPr>
          <w:ilvl w:val="0"/>
          <w:numId w:val="21"/>
        </w:numPr>
        <w:rPr>
          <w:lang w:val="en-US"/>
        </w:rPr>
      </w:pPr>
      <w:commentRangeStart w:id="193"/>
      <w:commentRangeStart w:id="194"/>
      <w:r>
        <w:rPr>
          <w:lang w:val="en-US"/>
        </w:rPr>
        <w:t>Store the following data for each matched entry</w:t>
      </w:r>
      <w:commentRangeEnd w:id="193"/>
      <w:r w:rsidR="001C5133">
        <w:rPr>
          <w:rStyle w:val="CommentReference"/>
        </w:rPr>
        <w:commentReference w:id="193"/>
      </w:r>
      <w:commentRangeEnd w:id="194"/>
      <w:r w:rsidR="00500963">
        <w:rPr>
          <w:rStyle w:val="CommentReference"/>
        </w:rPr>
        <w:commentReference w:id="194"/>
      </w:r>
    </w:p>
    <w:p w14:paraId="71A726F5" w14:textId="20FE0072" w:rsidR="006D78AF" w:rsidRDefault="006D78AF" w:rsidP="006D78AF">
      <w:pPr>
        <w:pStyle w:val="ListParagraph"/>
        <w:ind w:left="1440"/>
        <w:rPr>
          <w:lang w:val="en-US"/>
        </w:rPr>
      </w:pPr>
    </w:p>
    <w:tbl>
      <w:tblPr>
        <w:tblStyle w:val="TableGrid"/>
        <w:tblW w:w="0" w:type="auto"/>
        <w:tblInd w:w="1440" w:type="dxa"/>
        <w:tblLook w:val="04A0" w:firstRow="1" w:lastRow="0" w:firstColumn="1" w:lastColumn="0" w:noHBand="0" w:noVBand="1"/>
      </w:tblPr>
      <w:tblGrid>
        <w:gridCol w:w="2165"/>
        <w:gridCol w:w="2028"/>
        <w:gridCol w:w="1749"/>
        <w:gridCol w:w="2187"/>
      </w:tblGrid>
      <w:tr w:rsidR="006D78AF" w14:paraId="60A1D203" w14:textId="77777777" w:rsidTr="006D78AF">
        <w:tc>
          <w:tcPr>
            <w:tcW w:w="2165" w:type="dxa"/>
          </w:tcPr>
          <w:p w14:paraId="4BA1CDB5" w14:textId="736EAB32" w:rsidR="006D78AF" w:rsidRDefault="006D78AF" w:rsidP="006D78AF">
            <w:pPr>
              <w:pStyle w:val="ListParagraph"/>
              <w:ind w:left="0"/>
              <w:rPr>
                <w:lang w:val="en-US"/>
              </w:rPr>
            </w:pPr>
            <w:r>
              <w:rPr>
                <w:lang w:val="en-US"/>
              </w:rPr>
              <w:t>Data Element</w:t>
            </w:r>
          </w:p>
        </w:tc>
        <w:tc>
          <w:tcPr>
            <w:tcW w:w="2028" w:type="dxa"/>
          </w:tcPr>
          <w:p w14:paraId="195D6EA0" w14:textId="77AA99B1" w:rsidR="006D78AF" w:rsidRDefault="006D78AF" w:rsidP="006D78AF">
            <w:pPr>
              <w:pStyle w:val="ListParagraph"/>
              <w:ind w:left="0"/>
              <w:rPr>
                <w:lang w:val="en-US"/>
              </w:rPr>
            </w:pPr>
            <w:r>
              <w:rPr>
                <w:lang w:val="en-US"/>
              </w:rPr>
              <w:t>Excel Column</w:t>
            </w:r>
          </w:p>
        </w:tc>
        <w:tc>
          <w:tcPr>
            <w:tcW w:w="1749" w:type="dxa"/>
          </w:tcPr>
          <w:p w14:paraId="21E58D6E" w14:textId="17B8F4C4" w:rsidR="006D78AF" w:rsidRDefault="006D78AF" w:rsidP="006D78AF">
            <w:pPr>
              <w:pStyle w:val="ListParagraph"/>
              <w:ind w:left="0"/>
              <w:rPr>
                <w:lang w:val="en-US"/>
              </w:rPr>
            </w:pPr>
            <w:r>
              <w:rPr>
                <w:lang w:val="en-US"/>
              </w:rPr>
              <w:t>Mandatory?</w:t>
            </w:r>
          </w:p>
        </w:tc>
        <w:tc>
          <w:tcPr>
            <w:tcW w:w="2187" w:type="dxa"/>
          </w:tcPr>
          <w:p w14:paraId="3069A9BF" w14:textId="51360EE0" w:rsidR="006D78AF" w:rsidRDefault="006D78AF" w:rsidP="006D78AF">
            <w:pPr>
              <w:pStyle w:val="ListParagraph"/>
              <w:ind w:left="0"/>
              <w:rPr>
                <w:lang w:val="en-US"/>
              </w:rPr>
            </w:pPr>
            <w:r>
              <w:rPr>
                <w:lang w:val="en-US"/>
              </w:rPr>
              <w:t>Notes</w:t>
            </w:r>
          </w:p>
        </w:tc>
      </w:tr>
      <w:tr w:rsidR="006D78AF" w14:paraId="40BAF0FA" w14:textId="77777777" w:rsidTr="006D78AF">
        <w:tc>
          <w:tcPr>
            <w:tcW w:w="2165" w:type="dxa"/>
          </w:tcPr>
          <w:p w14:paraId="3B029DD3" w14:textId="64A5FCDA" w:rsidR="006D78AF" w:rsidRDefault="006D78AF" w:rsidP="006D78AF">
            <w:pPr>
              <w:pStyle w:val="ListParagraph"/>
              <w:ind w:left="0"/>
              <w:rPr>
                <w:lang w:val="en-US"/>
              </w:rPr>
            </w:pPr>
            <w:r>
              <w:rPr>
                <w:lang w:val="en-US"/>
              </w:rPr>
              <w:t xml:space="preserve">Unique system </w:t>
            </w:r>
            <w:r>
              <w:rPr>
                <w:lang w:val="en-US"/>
              </w:rPr>
              <w:lastRenderedPageBreak/>
              <w:t>generated ID</w:t>
            </w:r>
          </w:p>
        </w:tc>
        <w:tc>
          <w:tcPr>
            <w:tcW w:w="2028" w:type="dxa"/>
          </w:tcPr>
          <w:p w14:paraId="6E6D6E3B" w14:textId="31E9E58E" w:rsidR="006D78AF" w:rsidRDefault="007C440B" w:rsidP="006D78AF">
            <w:pPr>
              <w:pStyle w:val="ListParagraph"/>
              <w:ind w:left="0"/>
              <w:rPr>
                <w:lang w:val="en-US"/>
              </w:rPr>
            </w:pPr>
            <w:r>
              <w:rPr>
                <w:lang w:val="en-US"/>
              </w:rPr>
              <w:lastRenderedPageBreak/>
              <w:t>Not in excel</w:t>
            </w:r>
          </w:p>
        </w:tc>
        <w:tc>
          <w:tcPr>
            <w:tcW w:w="1749" w:type="dxa"/>
          </w:tcPr>
          <w:p w14:paraId="154B083D" w14:textId="2D92B137" w:rsidR="006D78AF" w:rsidRDefault="006D78AF" w:rsidP="006D78AF">
            <w:pPr>
              <w:pStyle w:val="ListParagraph"/>
              <w:ind w:left="0"/>
              <w:rPr>
                <w:lang w:val="en-US"/>
              </w:rPr>
            </w:pPr>
            <w:r>
              <w:rPr>
                <w:lang w:val="en-US"/>
              </w:rPr>
              <w:t>Y</w:t>
            </w:r>
          </w:p>
        </w:tc>
        <w:tc>
          <w:tcPr>
            <w:tcW w:w="2187" w:type="dxa"/>
          </w:tcPr>
          <w:p w14:paraId="772AD1AE" w14:textId="7E6F7792" w:rsidR="006D78AF" w:rsidRDefault="006D78AF" w:rsidP="006D78AF">
            <w:pPr>
              <w:pStyle w:val="ListParagraph"/>
              <w:ind w:left="0"/>
              <w:rPr>
                <w:lang w:val="en-US"/>
              </w:rPr>
            </w:pPr>
            <w:r>
              <w:rPr>
                <w:lang w:val="en-US"/>
              </w:rPr>
              <w:t xml:space="preserve">Not in excel </w:t>
            </w:r>
            <w:r>
              <w:rPr>
                <w:lang w:val="en-US"/>
              </w:rPr>
              <w:lastRenderedPageBreak/>
              <w:t>generated on import</w:t>
            </w:r>
          </w:p>
        </w:tc>
      </w:tr>
      <w:tr w:rsidR="007C440B" w14:paraId="49646E79" w14:textId="77777777" w:rsidTr="006D78AF">
        <w:tc>
          <w:tcPr>
            <w:tcW w:w="2165" w:type="dxa"/>
          </w:tcPr>
          <w:p w14:paraId="4B3F4F03" w14:textId="1D9FE33B" w:rsidR="007C440B" w:rsidRDefault="007C440B" w:rsidP="006D78AF">
            <w:pPr>
              <w:pStyle w:val="ListParagraph"/>
              <w:ind w:left="0"/>
              <w:rPr>
                <w:lang w:val="en-US"/>
              </w:rPr>
            </w:pPr>
            <w:r>
              <w:rPr>
                <w:lang w:val="en-US"/>
              </w:rPr>
              <w:lastRenderedPageBreak/>
              <w:t>Season</w:t>
            </w:r>
          </w:p>
        </w:tc>
        <w:tc>
          <w:tcPr>
            <w:tcW w:w="2028" w:type="dxa"/>
          </w:tcPr>
          <w:p w14:paraId="56C6FB35" w14:textId="72B5D835" w:rsidR="007C440B" w:rsidRDefault="007C440B" w:rsidP="006D78AF">
            <w:pPr>
              <w:pStyle w:val="ListParagraph"/>
              <w:ind w:left="0"/>
              <w:rPr>
                <w:lang w:val="en-US"/>
              </w:rPr>
            </w:pPr>
            <w:r>
              <w:rPr>
                <w:lang w:val="en-US"/>
              </w:rPr>
              <w:t>Not in excel</w:t>
            </w:r>
          </w:p>
        </w:tc>
        <w:tc>
          <w:tcPr>
            <w:tcW w:w="1749" w:type="dxa"/>
          </w:tcPr>
          <w:p w14:paraId="2AA00748" w14:textId="5F5543A2" w:rsidR="007C440B" w:rsidRDefault="007C440B" w:rsidP="006D78AF">
            <w:pPr>
              <w:pStyle w:val="ListParagraph"/>
              <w:ind w:left="0"/>
              <w:rPr>
                <w:lang w:val="en-US"/>
              </w:rPr>
            </w:pPr>
            <w:r>
              <w:rPr>
                <w:lang w:val="en-US"/>
              </w:rPr>
              <w:t>Y</w:t>
            </w:r>
          </w:p>
        </w:tc>
        <w:tc>
          <w:tcPr>
            <w:tcW w:w="2187" w:type="dxa"/>
          </w:tcPr>
          <w:p w14:paraId="584425A1" w14:textId="61C60AB1" w:rsidR="007C440B" w:rsidRDefault="007C440B" w:rsidP="006D78AF">
            <w:pPr>
              <w:pStyle w:val="ListParagraph"/>
              <w:ind w:left="0"/>
              <w:rPr>
                <w:lang w:val="en-US"/>
              </w:rPr>
            </w:pPr>
            <w:r>
              <w:rPr>
                <w:lang w:val="en-US"/>
              </w:rPr>
              <w:t>Defined on the upload</w:t>
            </w:r>
          </w:p>
        </w:tc>
      </w:tr>
      <w:tr w:rsidR="007C440B" w14:paraId="558C28A8" w14:textId="77777777" w:rsidTr="006D78AF">
        <w:tc>
          <w:tcPr>
            <w:tcW w:w="2165" w:type="dxa"/>
          </w:tcPr>
          <w:p w14:paraId="3603FBD7" w14:textId="33279CEC" w:rsidR="007C440B" w:rsidRDefault="007C440B" w:rsidP="006D78AF">
            <w:pPr>
              <w:pStyle w:val="ListParagraph"/>
              <w:ind w:left="0"/>
              <w:rPr>
                <w:lang w:val="en-US"/>
              </w:rPr>
            </w:pPr>
            <w:r>
              <w:rPr>
                <w:lang w:val="en-US"/>
              </w:rPr>
              <w:t>Category</w:t>
            </w:r>
          </w:p>
        </w:tc>
        <w:tc>
          <w:tcPr>
            <w:tcW w:w="2028" w:type="dxa"/>
          </w:tcPr>
          <w:p w14:paraId="51E149EF" w14:textId="4534602A" w:rsidR="007C440B" w:rsidRDefault="007C440B" w:rsidP="006D78AF">
            <w:pPr>
              <w:pStyle w:val="ListParagraph"/>
              <w:ind w:left="0"/>
              <w:rPr>
                <w:lang w:val="en-US"/>
              </w:rPr>
            </w:pPr>
            <w:r>
              <w:rPr>
                <w:lang w:val="en-US"/>
              </w:rPr>
              <w:t>Not in excel</w:t>
            </w:r>
          </w:p>
        </w:tc>
        <w:tc>
          <w:tcPr>
            <w:tcW w:w="1749" w:type="dxa"/>
          </w:tcPr>
          <w:p w14:paraId="4ADE4611" w14:textId="651078BD" w:rsidR="007C440B" w:rsidRDefault="007C440B" w:rsidP="006D78AF">
            <w:pPr>
              <w:pStyle w:val="ListParagraph"/>
              <w:ind w:left="0"/>
              <w:rPr>
                <w:lang w:val="en-US"/>
              </w:rPr>
            </w:pPr>
            <w:r>
              <w:rPr>
                <w:lang w:val="en-US"/>
              </w:rPr>
              <w:t>Y</w:t>
            </w:r>
          </w:p>
        </w:tc>
        <w:tc>
          <w:tcPr>
            <w:tcW w:w="2187" w:type="dxa"/>
          </w:tcPr>
          <w:p w14:paraId="4C32D7C3" w14:textId="169A0CC3" w:rsidR="007C440B" w:rsidRDefault="007C440B" w:rsidP="006D78AF">
            <w:pPr>
              <w:pStyle w:val="ListParagraph"/>
              <w:ind w:left="0"/>
              <w:rPr>
                <w:lang w:val="en-US"/>
              </w:rPr>
            </w:pPr>
            <w:r>
              <w:rPr>
                <w:lang w:val="en-US"/>
              </w:rPr>
              <w:t>Defined on the upload</w:t>
            </w:r>
          </w:p>
        </w:tc>
      </w:tr>
      <w:tr w:rsidR="007C440B" w14:paraId="49DAEE09" w14:textId="77777777" w:rsidTr="006D78AF">
        <w:tc>
          <w:tcPr>
            <w:tcW w:w="2165" w:type="dxa"/>
          </w:tcPr>
          <w:p w14:paraId="25BB584B" w14:textId="6E0295A2" w:rsidR="007C440B" w:rsidRDefault="007C440B" w:rsidP="006D78AF">
            <w:pPr>
              <w:pStyle w:val="ListParagraph"/>
              <w:ind w:left="0"/>
              <w:rPr>
                <w:lang w:val="en-US"/>
              </w:rPr>
            </w:pPr>
            <w:r>
              <w:rPr>
                <w:lang w:val="en-US"/>
              </w:rPr>
              <w:t>Description</w:t>
            </w:r>
          </w:p>
        </w:tc>
        <w:tc>
          <w:tcPr>
            <w:tcW w:w="2028" w:type="dxa"/>
          </w:tcPr>
          <w:p w14:paraId="1F36F41D" w14:textId="055A0F4A" w:rsidR="007C440B" w:rsidRDefault="007C440B" w:rsidP="006D78AF">
            <w:pPr>
              <w:pStyle w:val="ListParagraph"/>
              <w:ind w:left="0"/>
              <w:rPr>
                <w:lang w:val="en-US"/>
              </w:rPr>
            </w:pPr>
            <w:r>
              <w:rPr>
                <w:lang w:val="en-US"/>
              </w:rPr>
              <w:t>Not in excel</w:t>
            </w:r>
          </w:p>
        </w:tc>
        <w:tc>
          <w:tcPr>
            <w:tcW w:w="1749" w:type="dxa"/>
          </w:tcPr>
          <w:p w14:paraId="1A3FBF39" w14:textId="43F4D12A" w:rsidR="007C440B" w:rsidRDefault="007C440B" w:rsidP="006D78AF">
            <w:pPr>
              <w:pStyle w:val="ListParagraph"/>
              <w:ind w:left="0"/>
              <w:rPr>
                <w:lang w:val="en-US"/>
              </w:rPr>
            </w:pPr>
            <w:r>
              <w:rPr>
                <w:lang w:val="en-US"/>
              </w:rPr>
              <w:t>Y</w:t>
            </w:r>
          </w:p>
        </w:tc>
        <w:tc>
          <w:tcPr>
            <w:tcW w:w="2187" w:type="dxa"/>
          </w:tcPr>
          <w:p w14:paraId="1A97BA83" w14:textId="2EE84386" w:rsidR="007C440B" w:rsidRDefault="007C440B" w:rsidP="006D78AF">
            <w:pPr>
              <w:pStyle w:val="ListParagraph"/>
              <w:ind w:left="0"/>
              <w:rPr>
                <w:lang w:val="en-US"/>
              </w:rPr>
            </w:pPr>
            <w:r>
              <w:rPr>
                <w:lang w:val="en-US"/>
              </w:rPr>
              <w:t>Defined on the upload</w:t>
            </w:r>
          </w:p>
        </w:tc>
      </w:tr>
      <w:tr w:rsidR="007C440B" w14:paraId="37B10880" w14:textId="77777777" w:rsidTr="006D78AF">
        <w:tc>
          <w:tcPr>
            <w:tcW w:w="2165" w:type="dxa"/>
          </w:tcPr>
          <w:p w14:paraId="06F57DD4" w14:textId="489B11D1" w:rsidR="007C440B" w:rsidRDefault="007C440B" w:rsidP="006D78AF">
            <w:pPr>
              <w:pStyle w:val="ListParagraph"/>
              <w:ind w:left="0"/>
              <w:rPr>
                <w:lang w:val="en-US"/>
              </w:rPr>
            </w:pPr>
            <w:r>
              <w:rPr>
                <w:lang w:val="en-US"/>
              </w:rPr>
              <w:t>Status</w:t>
            </w:r>
          </w:p>
        </w:tc>
        <w:tc>
          <w:tcPr>
            <w:tcW w:w="2028" w:type="dxa"/>
          </w:tcPr>
          <w:p w14:paraId="12E8D7AE" w14:textId="6B09502A" w:rsidR="007C440B" w:rsidRDefault="007C440B" w:rsidP="006D78AF">
            <w:pPr>
              <w:pStyle w:val="ListParagraph"/>
              <w:ind w:left="0"/>
              <w:rPr>
                <w:lang w:val="en-US"/>
              </w:rPr>
            </w:pPr>
            <w:r>
              <w:rPr>
                <w:lang w:val="en-US"/>
              </w:rPr>
              <w:t>Not in excel</w:t>
            </w:r>
          </w:p>
        </w:tc>
        <w:tc>
          <w:tcPr>
            <w:tcW w:w="1749" w:type="dxa"/>
          </w:tcPr>
          <w:p w14:paraId="09A6E164" w14:textId="1F6DA879" w:rsidR="007C440B" w:rsidRDefault="007C440B" w:rsidP="006D78AF">
            <w:pPr>
              <w:pStyle w:val="ListParagraph"/>
              <w:ind w:left="0"/>
              <w:rPr>
                <w:lang w:val="en-US"/>
              </w:rPr>
            </w:pPr>
            <w:r>
              <w:rPr>
                <w:lang w:val="en-US"/>
              </w:rPr>
              <w:t>N</w:t>
            </w:r>
          </w:p>
        </w:tc>
        <w:tc>
          <w:tcPr>
            <w:tcW w:w="2187" w:type="dxa"/>
          </w:tcPr>
          <w:p w14:paraId="62216F20" w14:textId="77777777" w:rsidR="007C440B" w:rsidRDefault="007C440B" w:rsidP="006D78AF">
            <w:pPr>
              <w:pStyle w:val="ListParagraph"/>
              <w:ind w:left="0"/>
              <w:rPr>
                <w:lang w:val="en-US"/>
              </w:rPr>
            </w:pPr>
          </w:p>
        </w:tc>
      </w:tr>
      <w:tr w:rsidR="006D78AF" w14:paraId="16494D6E" w14:textId="77777777" w:rsidTr="006D78AF">
        <w:tc>
          <w:tcPr>
            <w:tcW w:w="2165" w:type="dxa"/>
          </w:tcPr>
          <w:p w14:paraId="5EBB8EE5" w14:textId="52C56BA8" w:rsidR="006D78AF" w:rsidRDefault="006D78AF" w:rsidP="006D78AF">
            <w:pPr>
              <w:pStyle w:val="ListParagraph"/>
              <w:ind w:left="0"/>
              <w:rPr>
                <w:lang w:val="en-US"/>
              </w:rPr>
            </w:pPr>
            <w:r>
              <w:rPr>
                <w:lang w:val="en-US"/>
              </w:rPr>
              <w:t>Item Number</w:t>
            </w:r>
          </w:p>
        </w:tc>
        <w:tc>
          <w:tcPr>
            <w:tcW w:w="2028" w:type="dxa"/>
          </w:tcPr>
          <w:p w14:paraId="5C65CC7E" w14:textId="04DDE77C" w:rsidR="006D78AF" w:rsidRDefault="00DA62BC" w:rsidP="006D78AF">
            <w:pPr>
              <w:pStyle w:val="ListParagraph"/>
              <w:ind w:left="0"/>
              <w:rPr>
                <w:lang w:val="en-US"/>
              </w:rPr>
            </w:pPr>
            <w:ins w:id="195" w:author="Neil Swallow" w:date="2015-09-18T10:17:00Z">
              <w:r>
                <w:rPr>
                  <w:lang w:val="en-US"/>
                </w:rPr>
                <w:t>A</w:t>
              </w:r>
            </w:ins>
          </w:p>
        </w:tc>
        <w:tc>
          <w:tcPr>
            <w:tcW w:w="1749" w:type="dxa"/>
          </w:tcPr>
          <w:p w14:paraId="46790EBF" w14:textId="6FA54353" w:rsidR="006D78AF" w:rsidRDefault="006D78AF" w:rsidP="006D78AF">
            <w:pPr>
              <w:pStyle w:val="ListParagraph"/>
              <w:ind w:left="0"/>
              <w:rPr>
                <w:lang w:val="en-US"/>
              </w:rPr>
            </w:pPr>
            <w:r>
              <w:rPr>
                <w:lang w:val="en-US"/>
              </w:rPr>
              <w:t>Y</w:t>
            </w:r>
          </w:p>
        </w:tc>
        <w:tc>
          <w:tcPr>
            <w:tcW w:w="2187" w:type="dxa"/>
          </w:tcPr>
          <w:p w14:paraId="4862EDCB" w14:textId="7A87CAB9" w:rsidR="006D78AF" w:rsidRDefault="006D78AF" w:rsidP="006D78AF">
            <w:pPr>
              <w:pStyle w:val="ListParagraph"/>
              <w:ind w:left="0"/>
              <w:rPr>
                <w:lang w:val="en-US"/>
              </w:rPr>
            </w:pPr>
            <w:r>
              <w:rPr>
                <w:lang w:val="en-US"/>
              </w:rPr>
              <w:t>First 6 of 6_2_6</w:t>
            </w:r>
          </w:p>
        </w:tc>
      </w:tr>
      <w:tr w:rsidR="006D78AF" w14:paraId="172839A9" w14:textId="77777777" w:rsidTr="006D78AF">
        <w:tc>
          <w:tcPr>
            <w:tcW w:w="2165" w:type="dxa"/>
          </w:tcPr>
          <w:p w14:paraId="152C2FC8" w14:textId="2E64BAD7" w:rsidR="006D78AF" w:rsidRDefault="006D78AF" w:rsidP="006D78AF">
            <w:pPr>
              <w:pStyle w:val="ListParagraph"/>
              <w:ind w:left="0"/>
              <w:rPr>
                <w:lang w:val="en-US"/>
              </w:rPr>
            </w:pPr>
            <w:r>
              <w:rPr>
                <w:lang w:val="en-US"/>
              </w:rPr>
              <w:t>Option Code</w:t>
            </w:r>
          </w:p>
        </w:tc>
        <w:tc>
          <w:tcPr>
            <w:tcW w:w="2028" w:type="dxa"/>
          </w:tcPr>
          <w:p w14:paraId="5B31D5AF" w14:textId="7E299B01" w:rsidR="006D78AF" w:rsidRDefault="00C80DB8" w:rsidP="006D78AF">
            <w:pPr>
              <w:pStyle w:val="ListParagraph"/>
              <w:ind w:left="0"/>
              <w:rPr>
                <w:lang w:val="en-US"/>
              </w:rPr>
            </w:pPr>
            <w:ins w:id="196" w:author="Neil Swallow" w:date="2015-10-02T12:32:00Z">
              <w:r>
                <w:rPr>
                  <w:lang w:val="en-US"/>
                </w:rPr>
                <w:t>A</w:t>
              </w:r>
            </w:ins>
            <w:ins w:id="197" w:author="Neil Swallow" w:date="2015-09-18T10:17:00Z">
              <w:del w:id="198" w:author="Neil Swallow" w:date="2015-10-02T12:32:00Z">
                <w:r w:rsidR="00DA62BC" w:rsidDel="00C80DB8">
                  <w:rPr>
                    <w:lang w:val="en-US"/>
                  </w:rPr>
                  <w:delText>B</w:delText>
                </w:r>
              </w:del>
            </w:ins>
          </w:p>
        </w:tc>
        <w:tc>
          <w:tcPr>
            <w:tcW w:w="1749" w:type="dxa"/>
          </w:tcPr>
          <w:p w14:paraId="48086F89" w14:textId="3214B7C5" w:rsidR="006D78AF" w:rsidRDefault="006D78AF" w:rsidP="006D78AF">
            <w:pPr>
              <w:pStyle w:val="ListParagraph"/>
              <w:ind w:left="0"/>
              <w:rPr>
                <w:lang w:val="en-US"/>
              </w:rPr>
            </w:pPr>
            <w:r>
              <w:rPr>
                <w:lang w:val="en-US"/>
              </w:rPr>
              <w:t>Y</w:t>
            </w:r>
          </w:p>
        </w:tc>
        <w:tc>
          <w:tcPr>
            <w:tcW w:w="2187" w:type="dxa"/>
          </w:tcPr>
          <w:p w14:paraId="21DF8619" w14:textId="332B558A" w:rsidR="006D78AF" w:rsidRDefault="006D78AF" w:rsidP="006D78AF">
            <w:pPr>
              <w:pStyle w:val="ListParagraph"/>
              <w:ind w:left="0"/>
              <w:rPr>
                <w:lang w:val="en-US"/>
              </w:rPr>
            </w:pPr>
            <w:r>
              <w:rPr>
                <w:lang w:val="en-US"/>
              </w:rPr>
              <w:t xml:space="preserve">Middle 2 of 6_2_6 force to be 2 </w:t>
            </w:r>
            <w:r w:rsidR="008C0140">
              <w:rPr>
                <w:lang w:val="en-US"/>
              </w:rPr>
              <w:t>characters</w:t>
            </w:r>
            <w:r>
              <w:rPr>
                <w:lang w:val="en-US"/>
              </w:rPr>
              <w:t xml:space="preserve"> if less than 10</w:t>
            </w:r>
          </w:p>
        </w:tc>
      </w:tr>
      <w:tr w:rsidR="006D78AF" w14:paraId="1B0A410F" w14:textId="77777777" w:rsidTr="006D78AF">
        <w:tc>
          <w:tcPr>
            <w:tcW w:w="2165" w:type="dxa"/>
          </w:tcPr>
          <w:p w14:paraId="7D38D44B" w14:textId="5FDADAB4" w:rsidR="006D78AF" w:rsidRDefault="006D78AF" w:rsidP="006D78AF">
            <w:pPr>
              <w:pStyle w:val="ListParagraph"/>
              <w:ind w:left="0"/>
              <w:rPr>
                <w:lang w:val="en-US"/>
              </w:rPr>
            </w:pPr>
            <w:r>
              <w:rPr>
                <w:lang w:val="en-US"/>
              </w:rPr>
              <w:t>Foot Pack Number</w:t>
            </w:r>
          </w:p>
        </w:tc>
        <w:tc>
          <w:tcPr>
            <w:tcW w:w="2028" w:type="dxa"/>
          </w:tcPr>
          <w:p w14:paraId="08354187" w14:textId="482AA839" w:rsidR="006D78AF" w:rsidRDefault="00C80DB8" w:rsidP="006D78AF">
            <w:pPr>
              <w:pStyle w:val="ListParagraph"/>
              <w:ind w:left="0"/>
              <w:rPr>
                <w:lang w:val="en-US"/>
              </w:rPr>
            </w:pPr>
            <w:ins w:id="199" w:author="Neil Swallow" w:date="2015-10-02T12:32:00Z">
              <w:r>
                <w:rPr>
                  <w:lang w:val="en-US"/>
                </w:rPr>
                <w:t>A</w:t>
              </w:r>
            </w:ins>
            <w:ins w:id="200" w:author="Neil Swallow" w:date="2015-09-18T10:17:00Z">
              <w:del w:id="201" w:author="Neil Swallow" w:date="2015-10-02T12:32:00Z">
                <w:r w:rsidR="00DA62BC" w:rsidDel="00C80DB8">
                  <w:rPr>
                    <w:lang w:val="en-US"/>
                  </w:rPr>
                  <w:delText>C</w:delText>
                </w:r>
              </w:del>
            </w:ins>
          </w:p>
        </w:tc>
        <w:tc>
          <w:tcPr>
            <w:tcW w:w="1749" w:type="dxa"/>
          </w:tcPr>
          <w:p w14:paraId="03456178" w14:textId="6A0518EF" w:rsidR="006D78AF" w:rsidRDefault="006D78AF" w:rsidP="006D78AF">
            <w:pPr>
              <w:pStyle w:val="ListParagraph"/>
              <w:ind w:left="0"/>
              <w:rPr>
                <w:lang w:val="en-US"/>
              </w:rPr>
            </w:pPr>
            <w:r>
              <w:rPr>
                <w:lang w:val="en-US"/>
              </w:rPr>
              <w:t>N</w:t>
            </w:r>
          </w:p>
        </w:tc>
        <w:tc>
          <w:tcPr>
            <w:tcW w:w="2187" w:type="dxa"/>
          </w:tcPr>
          <w:p w14:paraId="7E1F8A51" w14:textId="3E33E33A" w:rsidR="006D78AF" w:rsidRDefault="006D78AF" w:rsidP="006D78AF">
            <w:pPr>
              <w:pStyle w:val="ListParagraph"/>
              <w:ind w:left="0"/>
              <w:rPr>
                <w:lang w:val="en-US"/>
              </w:rPr>
            </w:pPr>
            <w:r>
              <w:rPr>
                <w:lang w:val="en-US"/>
              </w:rPr>
              <w:t>Last 6 of 6_2_6</w:t>
            </w:r>
            <w:ins w:id="202" w:author="Neil Swallow" w:date="2015-10-02T12:32:00Z">
              <w:r w:rsidR="00C80DB8">
                <w:rPr>
                  <w:lang w:val="en-US"/>
                </w:rPr>
                <w:t xml:space="preserve"> if there is no last 6 add NA</w:t>
              </w:r>
            </w:ins>
          </w:p>
        </w:tc>
      </w:tr>
      <w:tr w:rsidR="006D78AF" w14:paraId="6C847B31" w14:textId="77777777" w:rsidTr="006D78AF">
        <w:tc>
          <w:tcPr>
            <w:tcW w:w="2165" w:type="dxa"/>
          </w:tcPr>
          <w:p w14:paraId="2A71E1A7" w14:textId="1CB97F60" w:rsidR="006D78AF" w:rsidRDefault="008C0140" w:rsidP="006D78AF">
            <w:pPr>
              <w:pStyle w:val="ListParagraph"/>
              <w:ind w:left="0"/>
              <w:rPr>
                <w:lang w:val="en-US"/>
              </w:rPr>
            </w:pPr>
            <w:r>
              <w:rPr>
                <w:lang w:val="en-US"/>
              </w:rPr>
              <w:t>Fabric Item Number</w:t>
            </w:r>
          </w:p>
        </w:tc>
        <w:tc>
          <w:tcPr>
            <w:tcW w:w="2028" w:type="dxa"/>
          </w:tcPr>
          <w:p w14:paraId="6DEA9051" w14:textId="7315E1CA" w:rsidR="006D78AF" w:rsidRDefault="00B41EC9" w:rsidP="006D78AF">
            <w:pPr>
              <w:pStyle w:val="ListParagraph"/>
              <w:ind w:left="0"/>
              <w:rPr>
                <w:lang w:val="en-US"/>
              </w:rPr>
            </w:pPr>
            <w:ins w:id="203" w:author="Neil Swallow" w:date="2015-10-02T12:44:00Z">
              <w:r>
                <w:rPr>
                  <w:lang w:val="en-US"/>
                </w:rPr>
                <w:t>I</w:t>
              </w:r>
            </w:ins>
            <w:ins w:id="204" w:author="Neil Swallow" w:date="2015-09-18T10:17:00Z">
              <w:del w:id="205" w:author="Neil Swallow" w:date="2015-10-02T12:44:00Z">
                <w:r w:rsidR="00DA62BC" w:rsidDel="00B41EC9">
                  <w:rPr>
                    <w:lang w:val="en-US"/>
                  </w:rPr>
                  <w:delText>M</w:delText>
                </w:r>
              </w:del>
            </w:ins>
          </w:p>
        </w:tc>
        <w:tc>
          <w:tcPr>
            <w:tcW w:w="1749" w:type="dxa"/>
          </w:tcPr>
          <w:p w14:paraId="5AAF6CA9" w14:textId="6EDDA4CA" w:rsidR="006D78AF" w:rsidRDefault="008C0140" w:rsidP="006D78AF">
            <w:pPr>
              <w:pStyle w:val="ListParagraph"/>
              <w:ind w:left="0"/>
              <w:rPr>
                <w:lang w:val="en-US"/>
              </w:rPr>
            </w:pPr>
            <w:r>
              <w:rPr>
                <w:lang w:val="en-US"/>
              </w:rPr>
              <w:t>Y</w:t>
            </w:r>
          </w:p>
        </w:tc>
        <w:tc>
          <w:tcPr>
            <w:tcW w:w="2187" w:type="dxa"/>
          </w:tcPr>
          <w:p w14:paraId="16E86557" w14:textId="56E93F98" w:rsidR="006D78AF" w:rsidRDefault="000F5984" w:rsidP="006D78AF">
            <w:pPr>
              <w:pStyle w:val="ListParagraph"/>
              <w:ind w:left="0"/>
              <w:rPr>
                <w:lang w:val="en-US"/>
              </w:rPr>
            </w:pPr>
            <w:ins w:id="206" w:author="Neil Swallow" w:date="2015-09-11T14:55:00Z">
              <w:r>
                <w:rPr>
                  <w:lang w:val="en-US"/>
                </w:rPr>
                <w:t>Defines the Fabric type and Colour</w:t>
              </w:r>
            </w:ins>
          </w:p>
        </w:tc>
      </w:tr>
      <w:tr w:rsidR="006D78AF" w14:paraId="121C010E" w14:textId="77777777" w:rsidTr="006D78AF">
        <w:tc>
          <w:tcPr>
            <w:tcW w:w="2165" w:type="dxa"/>
          </w:tcPr>
          <w:p w14:paraId="3D475747" w14:textId="13583BFA" w:rsidR="006D78AF" w:rsidRDefault="008C0140" w:rsidP="006D78AF">
            <w:pPr>
              <w:pStyle w:val="ListParagraph"/>
              <w:ind w:left="0"/>
              <w:rPr>
                <w:lang w:val="en-US"/>
              </w:rPr>
            </w:pPr>
            <w:r>
              <w:rPr>
                <w:lang w:val="en-US"/>
              </w:rPr>
              <w:t>Foot Type</w:t>
            </w:r>
          </w:p>
        </w:tc>
        <w:tc>
          <w:tcPr>
            <w:tcW w:w="2028" w:type="dxa"/>
          </w:tcPr>
          <w:p w14:paraId="74EC0AB1" w14:textId="0059A7EC" w:rsidR="006D78AF" w:rsidRDefault="00B41EC9" w:rsidP="006D78AF">
            <w:pPr>
              <w:pStyle w:val="ListParagraph"/>
              <w:ind w:left="0"/>
              <w:rPr>
                <w:lang w:val="en-US"/>
              </w:rPr>
            </w:pPr>
            <w:ins w:id="207" w:author="Neil Swallow" w:date="2015-10-02T12:44:00Z">
              <w:r>
                <w:rPr>
                  <w:lang w:val="en-US"/>
                </w:rPr>
                <w:t>M</w:t>
              </w:r>
            </w:ins>
            <w:ins w:id="208" w:author="Neil Swallow" w:date="2015-09-18T10:17:00Z">
              <w:del w:id="209" w:author="Neil Swallow" w:date="2015-10-02T12:44:00Z">
                <w:r w:rsidR="00DA62BC" w:rsidDel="00B41EC9">
                  <w:rPr>
                    <w:lang w:val="en-US"/>
                  </w:rPr>
                  <w:delText>P</w:delText>
                </w:r>
              </w:del>
            </w:ins>
          </w:p>
        </w:tc>
        <w:tc>
          <w:tcPr>
            <w:tcW w:w="1749" w:type="dxa"/>
          </w:tcPr>
          <w:p w14:paraId="1E632895" w14:textId="3FBF1C40" w:rsidR="006D78AF" w:rsidRDefault="008C0140" w:rsidP="006D78AF">
            <w:pPr>
              <w:pStyle w:val="ListParagraph"/>
              <w:ind w:left="0"/>
              <w:rPr>
                <w:lang w:val="en-US"/>
              </w:rPr>
            </w:pPr>
            <w:r>
              <w:rPr>
                <w:lang w:val="en-US"/>
              </w:rPr>
              <w:t>Y</w:t>
            </w:r>
          </w:p>
        </w:tc>
        <w:tc>
          <w:tcPr>
            <w:tcW w:w="2187" w:type="dxa"/>
          </w:tcPr>
          <w:p w14:paraId="5D188E68" w14:textId="4D399644" w:rsidR="006D78AF" w:rsidRDefault="000F5984" w:rsidP="006D78AF">
            <w:pPr>
              <w:pStyle w:val="ListParagraph"/>
              <w:ind w:left="0"/>
              <w:rPr>
                <w:lang w:val="en-US"/>
              </w:rPr>
            </w:pPr>
            <w:ins w:id="210" w:author="Neil Swallow" w:date="2015-09-11T14:56:00Z">
              <w:r>
                <w:rPr>
                  <w:lang w:val="en-US"/>
                </w:rPr>
                <w:t>Long Text tie up to Foot Type LUT Description</w:t>
              </w:r>
            </w:ins>
          </w:p>
        </w:tc>
      </w:tr>
      <w:tr w:rsidR="006D78AF" w14:paraId="79D8CDC6" w14:textId="77777777" w:rsidTr="006D78AF">
        <w:tc>
          <w:tcPr>
            <w:tcW w:w="2165" w:type="dxa"/>
          </w:tcPr>
          <w:p w14:paraId="2621FBEA" w14:textId="3B01AA58" w:rsidR="006D78AF" w:rsidRDefault="008C0140" w:rsidP="006D78AF">
            <w:pPr>
              <w:pStyle w:val="ListParagraph"/>
              <w:ind w:left="0"/>
              <w:rPr>
                <w:lang w:val="en-US"/>
              </w:rPr>
            </w:pPr>
            <w:r>
              <w:rPr>
                <w:lang w:val="en-US"/>
              </w:rPr>
              <w:t>Foot Colour</w:t>
            </w:r>
          </w:p>
        </w:tc>
        <w:tc>
          <w:tcPr>
            <w:tcW w:w="2028" w:type="dxa"/>
          </w:tcPr>
          <w:p w14:paraId="00C9FB5B" w14:textId="2CF7A3D7" w:rsidR="006D78AF" w:rsidRDefault="00B41EC9" w:rsidP="006D78AF">
            <w:pPr>
              <w:pStyle w:val="ListParagraph"/>
              <w:ind w:left="0"/>
              <w:rPr>
                <w:lang w:val="en-US"/>
              </w:rPr>
            </w:pPr>
            <w:ins w:id="211" w:author="Neil Swallow" w:date="2015-10-02T12:44:00Z">
              <w:r>
                <w:rPr>
                  <w:lang w:val="en-US"/>
                </w:rPr>
                <w:t>N</w:t>
              </w:r>
            </w:ins>
            <w:ins w:id="212" w:author="Neil Swallow" w:date="2015-09-18T10:17:00Z">
              <w:del w:id="213" w:author="Neil Swallow" w:date="2015-10-02T12:44:00Z">
                <w:r w:rsidR="00DA62BC" w:rsidDel="00B41EC9">
                  <w:rPr>
                    <w:lang w:val="en-US"/>
                  </w:rPr>
                  <w:delText>Q</w:delText>
                </w:r>
              </w:del>
            </w:ins>
          </w:p>
        </w:tc>
        <w:tc>
          <w:tcPr>
            <w:tcW w:w="1749" w:type="dxa"/>
          </w:tcPr>
          <w:p w14:paraId="5FBC8023" w14:textId="5100DE27" w:rsidR="006D78AF" w:rsidRDefault="008C0140" w:rsidP="006D78AF">
            <w:pPr>
              <w:pStyle w:val="ListParagraph"/>
              <w:ind w:left="0"/>
              <w:rPr>
                <w:lang w:val="en-US"/>
              </w:rPr>
            </w:pPr>
            <w:r>
              <w:rPr>
                <w:lang w:val="en-US"/>
              </w:rPr>
              <w:t>Y</w:t>
            </w:r>
          </w:p>
        </w:tc>
        <w:tc>
          <w:tcPr>
            <w:tcW w:w="2187" w:type="dxa"/>
          </w:tcPr>
          <w:p w14:paraId="5D8CB3C1" w14:textId="6D83D314" w:rsidR="006D78AF" w:rsidRDefault="000F5984" w:rsidP="006D78AF">
            <w:pPr>
              <w:pStyle w:val="ListParagraph"/>
              <w:ind w:left="0"/>
              <w:rPr>
                <w:lang w:val="en-US"/>
              </w:rPr>
            </w:pPr>
            <w:ins w:id="214" w:author="Neil Swallow" w:date="2015-09-11T14:56:00Z">
              <w:r>
                <w:rPr>
                  <w:lang w:val="en-US"/>
                </w:rPr>
                <w:t>Long Text tie up to Foot Type LUT Description</w:t>
              </w:r>
            </w:ins>
          </w:p>
        </w:tc>
      </w:tr>
      <w:tr w:rsidR="008C0140" w14:paraId="5236F213" w14:textId="77777777" w:rsidTr="006D78AF">
        <w:tc>
          <w:tcPr>
            <w:tcW w:w="2165" w:type="dxa"/>
          </w:tcPr>
          <w:p w14:paraId="02F67EA4" w14:textId="20F19494" w:rsidR="008C0140" w:rsidRDefault="008C0140" w:rsidP="006D78AF">
            <w:pPr>
              <w:pStyle w:val="ListParagraph"/>
              <w:ind w:left="0"/>
              <w:rPr>
                <w:lang w:val="en-US"/>
              </w:rPr>
            </w:pPr>
            <w:r>
              <w:rPr>
                <w:lang w:val="en-US"/>
              </w:rPr>
              <w:t>Detail Code</w:t>
            </w:r>
          </w:p>
        </w:tc>
        <w:tc>
          <w:tcPr>
            <w:tcW w:w="2028" w:type="dxa"/>
          </w:tcPr>
          <w:p w14:paraId="4564FA2C" w14:textId="2343CBB7" w:rsidR="008C0140" w:rsidRDefault="00B41EC9" w:rsidP="006D78AF">
            <w:pPr>
              <w:pStyle w:val="ListParagraph"/>
              <w:ind w:left="0"/>
              <w:rPr>
                <w:lang w:val="en-US"/>
              </w:rPr>
            </w:pPr>
            <w:ins w:id="215" w:author="Neil Swallow" w:date="2015-10-02T12:44:00Z">
              <w:r>
                <w:rPr>
                  <w:lang w:val="en-US"/>
                </w:rPr>
                <w:t>P</w:t>
              </w:r>
            </w:ins>
            <w:ins w:id="216" w:author="Neil Swallow" w:date="2015-09-18T10:18:00Z">
              <w:del w:id="217" w:author="Neil Swallow" w:date="2015-10-02T12:44:00Z">
                <w:r w:rsidR="00DA62BC" w:rsidDel="00B41EC9">
                  <w:rPr>
                    <w:lang w:val="en-US"/>
                  </w:rPr>
                  <w:delText>?</w:delText>
                </w:r>
              </w:del>
            </w:ins>
          </w:p>
        </w:tc>
        <w:tc>
          <w:tcPr>
            <w:tcW w:w="1749" w:type="dxa"/>
          </w:tcPr>
          <w:p w14:paraId="4DDE445A" w14:textId="5375DBC8" w:rsidR="008C0140" w:rsidRDefault="007D050B" w:rsidP="006D78AF">
            <w:pPr>
              <w:pStyle w:val="ListParagraph"/>
              <w:ind w:left="0"/>
              <w:rPr>
                <w:lang w:val="en-US"/>
              </w:rPr>
            </w:pPr>
            <w:r>
              <w:rPr>
                <w:lang w:val="en-US"/>
              </w:rPr>
              <w:t>Y</w:t>
            </w:r>
          </w:p>
        </w:tc>
        <w:tc>
          <w:tcPr>
            <w:tcW w:w="2187" w:type="dxa"/>
          </w:tcPr>
          <w:p w14:paraId="62F0FD6C" w14:textId="7545A92A" w:rsidR="008C0140" w:rsidRDefault="000F5984" w:rsidP="006D78AF">
            <w:pPr>
              <w:pStyle w:val="ListParagraph"/>
              <w:ind w:left="0"/>
              <w:rPr>
                <w:lang w:val="en-US"/>
              </w:rPr>
            </w:pPr>
            <w:ins w:id="218" w:author="Neil Swallow" w:date="2015-09-11T14:56:00Z">
              <w:r>
                <w:rPr>
                  <w:lang w:val="en-US"/>
                </w:rPr>
                <w:t>As defined in data feed</w:t>
              </w:r>
            </w:ins>
          </w:p>
        </w:tc>
      </w:tr>
    </w:tbl>
    <w:p w14:paraId="2AD949B6" w14:textId="35E2E0AB" w:rsidR="006D78AF" w:rsidRPr="008A6C77" w:rsidRDefault="00BB1DF4" w:rsidP="006D78AF">
      <w:pPr>
        <w:pStyle w:val="ListParagraph"/>
        <w:ind w:left="1440"/>
        <w:rPr>
          <w:lang w:val="en-US"/>
        </w:rPr>
      </w:pPr>
      <w:ins w:id="219" w:author="Neil Swallow" w:date="2015-10-02T17:18:00Z">
        <w:r>
          <w:rPr>
            <w:lang w:val="en-US"/>
          </w:rPr>
          <w:t>Note any cells which contain ‘not required</w:t>
        </w:r>
      </w:ins>
      <w:ins w:id="220" w:author="Neil Swallow" w:date="2015-10-02T17:19:00Z">
        <w:r>
          <w:rPr>
            <w:lang w:val="en-US"/>
          </w:rPr>
          <w:t>’ should be replaced with NA.</w:t>
        </w:r>
      </w:ins>
      <w:bookmarkStart w:id="221" w:name="_GoBack"/>
      <w:bookmarkEnd w:id="221"/>
    </w:p>
    <w:p w14:paraId="176B80F4" w14:textId="77777777" w:rsidR="001C4C33" w:rsidRDefault="001C4C33" w:rsidP="001C4C33">
      <w:pPr>
        <w:rPr>
          <w:lang w:val="en-US"/>
        </w:rPr>
      </w:pPr>
    </w:p>
    <w:p w14:paraId="0C9FB141" w14:textId="77777777" w:rsidR="00425B6B" w:rsidRPr="00425B6B" w:rsidRDefault="00425B6B" w:rsidP="00425B6B"/>
    <w:p w14:paraId="61D02373" w14:textId="77777777" w:rsidR="00425B6B" w:rsidRPr="00425B6B" w:rsidRDefault="00425B6B" w:rsidP="00425B6B"/>
    <w:p w14:paraId="339597B6" w14:textId="77777777" w:rsidR="003856EA" w:rsidRDefault="003856EA" w:rsidP="004F08FF">
      <w:pPr>
        <w:pStyle w:val="Heading3"/>
        <w:ind w:left="0"/>
        <w:jc w:val="both"/>
        <w:rPr>
          <w:lang w:val="en-US"/>
        </w:rPr>
      </w:pPr>
    </w:p>
    <w:p w14:paraId="0CE9F677" w14:textId="77777777" w:rsidR="003856EA" w:rsidRDefault="003856EA" w:rsidP="004F08FF">
      <w:pPr>
        <w:pStyle w:val="Heading3"/>
        <w:ind w:left="0"/>
        <w:jc w:val="both"/>
        <w:rPr>
          <w:lang w:val="en-US"/>
        </w:rPr>
      </w:pPr>
    </w:p>
    <w:p w14:paraId="717AF792" w14:textId="77777777" w:rsidR="004F08FF" w:rsidRDefault="004F08FF" w:rsidP="004F08FF">
      <w:pPr>
        <w:pStyle w:val="Heading3"/>
        <w:ind w:left="0"/>
        <w:jc w:val="both"/>
        <w:rPr>
          <w:lang w:val="en-US"/>
        </w:rPr>
      </w:pPr>
      <w:bookmarkStart w:id="222" w:name="_Toc297209124"/>
      <w:r>
        <w:rPr>
          <w:lang w:val="en-US"/>
        </w:rPr>
        <w:t>Detailed Estimate:-</w:t>
      </w:r>
      <w:bookmarkEnd w:id="222"/>
    </w:p>
    <w:p w14:paraId="157889D0" w14:textId="77777777" w:rsidR="004F08FF" w:rsidRPr="002E275B" w:rsidRDefault="004F08FF" w:rsidP="004F08FF">
      <w:pPr>
        <w:jc w:val="both"/>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88"/>
        <w:gridCol w:w="7481"/>
      </w:tblGrid>
      <w:tr w:rsidR="004F08FF" w:rsidRPr="00486B26" w14:paraId="6DA410D2" w14:textId="77777777">
        <w:tc>
          <w:tcPr>
            <w:tcW w:w="2088" w:type="dxa"/>
          </w:tcPr>
          <w:p w14:paraId="4C4BA815" w14:textId="77777777" w:rsidR="004F08FF" w:rsidRPr="00486B26" w:rsidRDefault="004F08FF" w:rsidP="004F08FF">
            <w:pPr>
              <w:pStyle w:val="Heading5"/>
              <w:jc w:val="both"/>
              <w:rPr>
                <w:sz w:val="20"/>
                <w:lang w:val="en-US"/>
              </w:rPr>
            </w:pPr>
            <w:r w:rsidRPr="00486B26">
              <w:rPr>
                <w:sz w:val="20"/>
                <w:lang w:val="en-US"/>
              </w:rPr>
              <w:t xml:space="preserve">Scoping: </w:t>
            </w:r>
          </w:p>
        </w:tc>
        <w:tc>
          <w:tcPr>
            <w:tcW w:w="7481" w:type="dxa"/>
          </w:tcPr>
          <w:p w14:paraId="0D7C1E53" w14:textId="287508CF" w:rsidR="004F08FF" w:rsidRPr="00486B26" w:rsidRDefault="004F08FF" w:rsidP="004F08FF">
            <w:pPr>
              <w:jc w:val="both"/>
              <w:rPr>
                <w:rFonts w:cs="Arial"/>
                <w:color w:val="808080"/>
                <w:sz w:val="20"/>
                <w:szCs w:val="20"/>
                <w:lang w:val="en-US"/>
              </w:rPr>
            </w:pPr>
          </w:p>
        </w:tc>
      </w:tr>
      <w:tr w:rsidR="004F08FF" w:rsidRPr="00486B26" w14:paraId="5A3E06F3" w14:textId="77777777">
        <w:tc>
          <w:tcPr>
            <w:tcW w:w="2088" w:type="dxa"/>
          </w:tcPr>
          <w:p w14:paraId="4A262ABF" w14:textId="77777777" w:rsidR="004F08FF" w:rsidRPr="00486B26" w:rsidRDefault="004F08FF" w:rsidP="004F08FF">
            <w:pPr>
              <w:pStyle w:val="Heading5"/>
              <w:jc w:val="both"/>
              <w:rPr>
                <w:rFonts w:cs="Arial"/>
                <w:sz w:val="20"/>
                <w:szCs w:val="20"/>
                <w:lang w:val="en-US"/>
              </w:rPr>
            </w:pPr>
            <w:r w:rsidRPr="00486B26">
              <w:rPr>
                <w:sz w:val="20"/>
                <w:lang w:val="en-US"/>
              </w:rPr>
              <w:t>Documentation:</w:t>
            </w:r>
          </w:p>
        </w:tc>
        <w:tc>
          <w:tcPr>
            <w:tcW w:w="7481" w:type="dxa"/>
          </w:tcPr>
          <w:p w14:paraId="3542AEF0" w14:textId="2CDFBAAD" w:rsidR="004F08FF" w:rsidRPr="00486B26" w:rsidRDefault="004F1D7A" w:rsidP="007C440B">
            <w:pPr>
              <w:jc w:val="both"/>
              <w:rPr>
                <w:rFonts w:cs="Arial"/>
                <w:color w:val="808080"/>
                <w:sz w:val="20"/>
                <w:szCs w:val="20"/>
                <w:lang w:val="en-US"/>
              </w:rPr>
            </w:pPr>
            <w:r>
              <w:rPr>
                <w:rFonts w:cs="Arial"/>
                <w:color w:val="808080"/>
                <w:sz w:val="20"/>
                <w:szCs w:val="20"/>
                <w:lang w:val="en-US"/>
              </w:rPr>
              <w:t xml:space="preserve"> </w:t>
            </w:r>
          </w:p>
        </w:tc>
      </w:tr>
      <w:tr w:rsidR="004F08FF" w:rsidRPr="00486B26" w14:paraId="2A598689" w14:textId="77777777">
        <w:tc>
          <w:tcPr>
            <w:tcW w:w="2088" w:type="dxa"/>
          </w:tcPr>
          <w:p w14:paraId="189D8959" w14:textId="77777777" w:rsidR="004F08FF" w:rsidRPr="00486B26" w:rsidRDefault="004F08FF" w:rsidP="004F08FF">
            <w:pPr>
              <w:pStyle w:val="Heading5"/>
              <w:jc w:val="both"/>
              <w:rPr>
                <w:rFonts w:cs="Arial"/>
                <w:sz w:val="20"/>
                <w:szCs w:val="20"/>
                <w:lang w:val="en-US"/>
              </w:rPr>
            </w:pPr>
            <w:r w:rsidRPr="00486B26">
              <w:rPr>
                <w:sz w:val="20"/>
                <w:lang w:val="en-US"/>
              </w:rPr>
              <w:t>Design:</w:t>
            </w:r>
          </w:p>
        </w:tc>
        <w:tc>
          <w:tcPr>
            <w:tcW w:w="7481" w:type="dxa"/>
          </w:tcPr>
          <w:p w14:paraId="6EAAD27A" w14:textId="1E0951A5" w:rsidR="004F08FF" w:rsidRPr="00486B26" w:rsidRDefault="004F08FF" w:rsidP="004F08FF">
            <w:pPr>
              <w:jc w:val="both"/>
              <w:rPr>
                <w:rFonts w:cs="Arial"/>
                <w:color w:val="808080"/>
                <w:sz w:val="20"/>
                <w:szCs w:val="20"/>
                <w:lang w:val="en-US"/>
              </w:rPr>
            </w:pPr>
          </w:p>
        </w:tc>
      </w:tr>
      <w:tr w:rsidR="004F08FF" w:rsidRPr="00486B26" w14:paraId="0F6C11AB" w14:textId="77777777">
        <w:trPr>
          <w:trHeight w:val="285"/>
        </w:trPr>
        <w:tc>
          <w:tcPr>
            <w:tcW w:w="2088" w:type="dxa"/>
          </w:tcPr>
          <w:p w14:paraId="478B051E" w14:textId="77777777" w:rsidR="004F08FF" w:rsidRPr="00486B26" w:rsidRDefault="004F08FF" w:rsidP="004F08FF">
            <w:pPr>
              <w:pStyle w:val="Heading5"/>
              <w:jc w:val="both"/>
              <w:rPr>
                <w:rFonts w:cs="Arial"/>
                <w:sz w:val="20"/>
                <w:szCs w:val="20"/>
                <w:lang w:val="en-US"/>
              </w:rPr>
            </w:pPr>
            <w:r w:rsidRPr="00486B26">
              <w:rPr>
                <w:sz w:val="20"/>
                <w:lang w:val="en-US"/>
              </w:rPr>
              <w:t>Coding:</w:t>
            </w:r>
          </w:p>
        </w:tc>
        <w:tc>
          <w:tcPr>
            <w:tcW w:w="7481" w:type="dxa"/>
          </w:tcPr>
          <w:p w14:paraId="3B503773" w14:textId="668DF5C4" w:rsidR="004F08FF" w:rsidRPr="00486B26" w:rsidRDefault="004F08FF" w:rsidP="004F08FF">
            <w:pPr>
              <w:jc w:val="both"/>
              <w:rPr>
                <w:rFonts w:cs="Arial"/>
                <w:color w:val="808080"/>
                <w:sz w:val="20"/>
                <w:szCs w:val="20"/>
                <w:lang w:val="en-US"/>
              </w:rPr>
            </w:pPr>
          </w:p>
        </w:tc>
      </w:tr>
      <w:tr w:rsidR="004F08FF" w:rsidRPr="00486B26" w14:paraId="58AB6186" w14:textId="77777777">
        <w:tc>
          <w:tcPr>
            <w:tcW w:w="2088" w:type="dxa"/>
          </w:tcPr>
          <w:p w14:paraId="3FEE8D43" w14:textId="77777777" w:rsidR="004F08FF" w:rsidRPr="00486B26" w:rsidRDefault="004F08FF" w:rsidP="004F08FF">
            <w:pPr>
              <w:pStyle w:val="Heading5"/>
              <w:jc w:val="both"/>
              <w:rPr>
                <w:rFonts w:cs="Arial"/>
                <w:sz w:val="20"/>
                <w:szCs w:val="20"/>
                <w:lang w:val="en-US"/>
              </w:rPr>
            </w:pPr>
            <w:r w:rsidRPr="00486B26">
              <w:rPr>
                <w:sz w:val="20"/>
                <w:lang w:val="en-US"/>
              </w:rPr>
              <w:t>Testing &amp; Rework:</w:t>
            </w:r>
          </w:p>
        </w:tc>
        <w:tc>
          <w:tcPr>
            <w:tcW w:w="7481" w:type="dxa"/>
          </w:tcPr>
          <w:p w14:paraId="3DAE0966" w14:textId="5CB003FA" w:rsidR="004F08FF" w:rsidRPr="00486B26" w:rsidRDefault="007C440B" w:rsidP="004F08FF">
            <w:pPr>
              <w:jc w:val="both"/>
              <w:rPr>
                <w:rFonts w:cs="Arial"/>
                <w:color w:val="808080"/>
                <w:sz w:val="20"/>
                <w:szCs w:val="20"/>
                <w:lang w:val="en-US"/>
              </w:rPr>
            </w:pPr>
            <w:r>
              <w:rPr>
                <w:rFonts w:cs="Arial"/>
                <w:color w:val="808080"/>
                <w:sz w:val="20"/>
                <w:szCs w:val="20"/>
                <w:lang w:val="en-US"/>
              </w:rPr>
              <w:t xml:space="preserve"> </w:t>
            </w:r>
          </w:p>
        </w:tc>
      </w:tr>
    </w:tbl>
    <w:p w14:paraId="41C938DB" w14:textId="77777777" w:rsidR="004F08FF" w:rsidRDefault="004F08FF" w:rsidP="004F08FF">
      <w:pPr>
        <w:jc w:val="both"/>
        <w:rPr>
          <w:lang w:val="en-US"/>
        </w:rPr>
      </w:pPr>
    </w:p>
    <w:p w14:paraId="5F9707F7" w14:textId="77777777" w:rsidR="004F08FF" w:rsidRDefault="004F08FF" w:rsidP="004F08FF">
      <w:pPr>
        <w:pStyle w:val="Heading3"/>
        <w:ind w:left="0"/>
        <w:jc w:val="both"/>
        <w:rPr>
          <w:lang w:val="en-US"/>
        </w:rPr>
      </w:pPr>
      <w:bookmarkStart w:id="223" w:name="_Toc297209125"/>
      <w:r>
        <w:rPr>
          <w:lang w:val="en-US"/>
        </w:rPr>
        <w:t>Costing Approved:-</w:t>
      </w:r>
      <w:bookmarkEnd w:id="223"/>
      <w:r>
        <w:rPr>
          <w:lang w:val="en-US"/>
        </w:rPr>
        <w:t xml:space="preserve"> </w:t>
      </w:r>
    </w:p>
    <w:p w14:paraId="401989D7" w14:textId="77777777" w:rsidR="004F08FF" w:rsidRPr="002E275B" w:rsidRDefault="004F08FF" w:rsidP="004F08FF">
      <w:pPr>
        <w:jc w:val="both"/>
        <w:rPr>
          <w:rFonts w:cs="Arial"/>
          <w:sz w:val="20"/>
          <w:szCs w:val="20"/>
          <w:lang w:val="en-US"/>
        </w:rPr>
      </w:pPr>
      <w:r w:rsidRPr="002E275B">
        <w:rPr>
          <w:rFonts w:cs="Arial"/>
          <w:sz w:val="20"/>
          <w:szCs w:val="20"/>
          <w:lang w:val="en-US"/>
        </w:rPr>
        <w:t>(State name and date)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72"/>
        <w:gridCol w:w="5870"/>
        <w:gridCol w:w="917"/>
        <w:gridCol w:w="1710"/>
      </w:tblGrid>
      <w:tr w:rsidR="004F08FF" w:rsidRPr="00486B26" w14:paraId="144506A2" w14:textId="77777777">
        <w:tc>
          <w:tcPr>
            <w:tcW w:w="828" w:type="dxa"/>
          </w:tcPr>
          <w:p w14:paraId="2EC9C14B" w14:textId="77777777" w:rsidR="004F08FF" w:rsidRPr="00486B26" w:rsidRDefault="004F08FF" w:rsidP="004F08FF">
            <w:pPr>
              <w:jc w:val="both"/>
              <w:rPr>
                <w:rFonts w:cs="Arial"/>
                <w:b/>
                <w:sz w:val="20"/>
                <w:szCs w:val="20"/>
                <w:lang w:val="en-US"/>
              </w:rPr>
            </w:pPr>
            <w:r w:rsidRPr="00486B26">
              <w:rPr>
                <w:rFonts w:cs="Arial"/>
                <w:b/>
                <w:sz w:val="20"/>
                <w:szCs w:val="20"/>
                <w:lang w:val="en-US"/>
              </w:rPr>
              <w:t>Name:</w:t>
            </w:r>
          </w:p>
        </w:tc>
        <w:tc>
          <w:tcPr>
            <w:tcW w:w="6300" w:type="dxa"/>
          </w:tcPr>
          <w:p w14:paraId="0D0918F7" w14:textId="77777777" w:rsidR="004F08FF" w:rsidRDefault="004F08FF" w:rsidP="004F08FF">
            <w:pPr>
              <w:jc w:val="both"/>
            </w:pPr>
            <w:r w:rsidRPr="00486B26">
              <w:rPr>
                <w:rFonts w:cs="Arial"/>
                <w:color w:val="808080"/>
                <w:sz w:val="20"/>
                <w:szCs w:val="20"/>
                <w:lang w:val="en-US"/>
              </w:rPr>
              <w:t>(Insert name here)</w:t>
            </w:r>
          </w:p>
        </w:tc>
        <w:tc>
          <w:tcPr>
            <w:tcW w:w="900" w:type="dxa"/>
          </w:tcPr>
          <w:p w14:paraId="310F707B" w14:textId="77777777" w:rsidR="004F08FF" w:rsidRPr="00486B26" w:rsidRDefault="004F08FF" w:rsidP="004F08FF">
            <w:pPr>
              <w:jc w:val="both"/>
              <w:rPr>
                <w:rFonts w:cs="Arial"/>
                <w:b/>
                <w:sz w:val="20"/>
                <w:szCs w:val="20"/>
                <w:lang w:val="en-US"/>
              </w:rPr>
            </w:pPr>
            <w:r w:rsidRPr="00486B26">
              <w:rPr>
                <w:rFonts w:cs="Arial"/>
                <w:b/>
                <w:sz w:val="20"/>
                <w:szCs w:val="20"/>
                <w:lang w:val="en-US"/>
              </w:rPr>
              <w:t>Date:</w:t>
            </w:r>
          </w:p>
        </w:tc>
        <w:tc>
          <w:tcPr>
            <w:tcW w:w="1541" w:type="dxa"/>
          </w:tcPr>
          <w:p w14:paraId="385AF3BA" w14:textId="77777777" w:rsidR="004F08FF" w:rsidRDefault="004F08FF" w:rsidP="004F08FF">
            <w:pPr>
              <w:jc w:val="both"/>
            </w:pPr>
            <w:r w:rsidRPr="00486B26">
              <w:rPr>
                <w:rFonts w:cs="Arial"/>
                <w:color w:val="808080"/>
                <w:sz w:val="20"/>
                <w:szCs w:val="20"/>
                <w:lang w:val="en-US"/>
              </w:rPr>
              <w:t>(dd/mm/yy)</w:t>
            </w:r>
          </w:p>
        </w:tc>
      </w:tr>
      <w:tr w:rsidR="004F08FF" w:rsidRPr="00486B26" w14:paraId="37102399" w14:textId="77777777">
        <w:tc>
          <w:tcPr>
            <w:tcW w:w="828" w:type="dxa"/>
          </w:tcPr>
          <w:p w14:paraId="371C2315" w14:textId="77777777" w:rsidR="004F08FF" w:rsidRPr="00486B26" w:rsidRDefault="004F08FF" w:rsidP="00C84D9E">
            <w:pPr>
              <w:pStyle w:val="Heading1"/>
              <w:rPr>
                <w:lang w:val="en-US"/>
              </w:rPr>
            </w:pPr>
            <w:bookmarkStart w:id="224" w:name="_Toc297209126"/>
            <w:r w:rsidRPr="00486B26">
              <w:rPr>
                <w:lang w:val="en-US"/>
              </w:rPr>
              <w:t>Name:</w:t>
            </w:r>
            <w:bookmarkEnd w:id="224"/>
          </w:p>
        </w:tc>
        <w:tc>
          <w:tcPr>
            <w:tcW w:w="6300" w:type="dxa"/>
          </w:tcPr>
          <w:p w14:paraId="4D7AB93D" w14:textId="77777777" w:rsidR="004F08FF" w:rsidRDefault="004F08FF" w:rsidP="00C84D9E">
            <w:pPr>
              <w:pStyle w:val="Heading1"/>
            </w:pPr>
            <w:bookmarkStart w:id="225" w:name="_Toc297209127"/>
            <w:r w:rsidRPr="00486B26">
              <w:rPr>
                <w:color w:val="808080"/>
                <w:lang w:val="en-US"/>
              </w:rPr>
              <w:t>(Insert name here)</w:t>
            </w:r>
            <w:bookmarkEnd w:id="225"/>
          </w:p>
        </w:tc>
        <w:tc>
          <w:tcPr>
            <w:tcW w:w="900" w:type="dxa"/>
          </w:tcPr>
          <w:p w14:paraId="7821467A" w14:textId="77777777" w:rsidR="004F08FF" w:rsidRPr="00486B26" w:rsidRDefault="004F08FF" w:rsidP="00C84D9E">
            <w:pPr>
              <w:pStyle w:val="Heading1"/>
              <w:rPr>
                <w:lang w:val="en-US"/>
              </w:rPr>
            </w:pPr>
            <w:bookmarkStart w:id="226" w:name="_Toc297209128"/>
            <w:r w:rsidRPr="00486B26">
              <w:rPr>
                <w:lang w:val="en-US"/>
              </w:rPr>
              <w:t>Date:</w:t>
            </w:r>
            <w:bookmarkEnd w:id="226"/>
          </w:p>
        </w:tc>
        <w:tc>
          <w:tcPr>
            <w:tcW w:w="1541" w:type="dxa"/>
          </w:tcPr>
          <w:p w14:paraId="2F99B70C" w14:textId="77777777" w:rsidR="004F08FF" w:rsidRDefault="004F08FF" w:rsidP="00C84D9E">
            <w:pPr>
              <w:pStyle w:val="Heading1"/>
            </w:pPr>
            <w:bookmarkStart w:id="227" w:name="_Toc297209129"/>
            <w:r w:rsidRPr="00486B26">
              <w:rPr>
                <w:color w:val="808080"/>
                <w:lang w:val="en-US"/>
              </w:rPr>
              <w:t>(dd/mm/yy)</w:t>
            </w:r>
            <w:bookmarkEnd w:id="227"/>
          </w:p>
        </w:tc>
      </w:tr>
    </w:tbl>
    <w:p w14:paraId="01326F11" w14:textId="77777777" w:rsidR="004F08FF" w:rsidRDefault="004F08FF" w:rsidP="004F08FF">
      <w:pPr>
        <w:jc w:val="both"/>
        <w:rPr>
          <w:lang w:val="en-US"/>
        </w:rPr>
      </w:pPr>
    </w:p>
    <w:p w14:paraId="06DB816C" w14:textId="77777777" w:rsidR="004F08FF" w:rsidRPr="002E275B" w:rsidRDefault="004F08FF" w:rsidP="004F08FF">
      <w:pPr>
        <w:pStyle w:val="Heading1"/>
        <w:jc w:val="both"/>
        <w:rPr>
          <w:sz w:val="24"/>
          <w:u w:val="single"/>
          <w:lang w:val="en-US"/>
        </w:rPr>
      </w:pPr>
      <w:bookmarkStart w:id="228" w:name="MinuteItems"/>
      <w:bookmarkStart w:id="229" w:name="_Toc240334876"/>
      <w:bookmarkStart w:id="230" w:name="_Toc297209130"/>
      <w:bookmarkEnd w:id="228"/>
      <w:r>
        <w:rPr>
          <w:sz w:val="24"/>
          <w:u w:val="single"/>
          <w:lang w:val="en-US"/>
        </w:rPr>
        <w:t>Approval Signatures</w:t>
      </w:r>
      <w:bookmarkEnd w:id="229"/>
      <w:bookmarkEnd w:id="230"/>
    </w:p>
    <w:p w14:paraId="2E00C016" w14:textId="77777777" w:rsidR="004F08FF" w:rsidRDefault="004F08FF" w:rsidP="004F08FF">
      <w:pPr>
        <w:jc w:val="both"/>
        <w:rPr>
          <w:lang w:val="en-US"/>
        </w:rPr>
      </w:pPr>
    </w:p>
    <w:p w14:paraId="6DD5E5A4" w14:textId="77777777" w:rsidR="004F08FF" w:rsidRDefault="00C84D9E" w:rsidP="004F08FF">
      <w:pPr>
        <w:jc w:val="both"/>
        <w:rPr>
          <w:rFonts w:cs="Arial"/>
          <w:sz w:val="20"/>
        </w:rPr>
      </w:pPr>
      <w:r>
        <w:rPr>
          <w:rFonts w:cs="Arial"/>
          <w:sz w:val="20"/>
        </w:rPr>
        <w:lastRenderedPageBreak/>
        <w:t>Schawk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05"/>
        <w:gridCol w:w="3795"/>
        <w:gridCol w:w="1228"/>
        <w:gridCol w:w="3341"/>
      </w:tblGrid>
      <w:tr w:rsidR="004F08FF" w:rsidRPr="00486B26" w14:paraId="7996A807" w14:textId="77777777">
        <w:tc>
          <w:tcPr>
            <w:tcW w:w="1205" w:type="dxa"/>
          </w:tcPr>
          <w:p w14:paraId="41D7BE60" w14:textId="77777777" w:rsidR="004F08FF" w:rsidRPr="00486B26" w:rsidRDefault="004F08FF" w:rsidP="004F08FF">
            <w:pPr>
              <w:jc w:val="both"/>
              <w:rPr>
                <w:rFonts w:cs="Arial"/>
                <w:b/>
                <w:sz w:val="20"/>
                <w:szCs w:val="20"/>
                <w:lang w:val="en-US"/>
              </w:rPr>
            </w:pPr>
            <w:r w:rsidRPr="00486B26">
              <w:rPr>
                <w:rFonts w:cs="Arial"/>
                <w:b/>
                <w:sz w:val="20"/>
                <w:szCs w:val="20"/>
                <w:lang w:val="en-US"/>
              </w:rPr>
              <w:t>Name:</w:t>
            </w:r>
          </w:p>
        </w:tc>
        <w:tc>
          <w:tcPr>
            <w:tcW w:w="3795" w:type="dxa"/>
          </w:tcPr>
          <w:p w14:paraId="0CAF396D" w14:textId="77777777" w:rsidR="004F08FF" w:rsidRPr="0065440F" w:rsidRDefault="00C84D9E" w:rsidP="004F08FF">
            <w:pPr>
              <w:jc w:val="both"/>
            </w:pPr>
            <w:r>
              <w:rPr>
                <w:rFonts w:cs="Arial"/>
                <w:sz w:val="20"/>
                <w:szCs w:val="20"/>
                <w:lang w:val="en-US"/>
              </w:rPr>
              <w:t>xxx</w:t>
            </w:r>
            <w:r w:rsidR="004F08FF" w:rsidRPr="00486B26">
              <w:rPr>
                <w:rFonts w:cs="Arial"/>
                <w:sz w:val="20"/>
                <w:szCs w:val="20"/>
                <w:lang w:val="en-US"/>
              </w:rPr>
              <w:t xml:space="preserve"> </w:t>
            </w:r>
          </w:p>
        </w:tc>
        <w:tc>
          <w:tcPr>
            <w:tcW w:w="1228" w:type="dxa"/>
          </w:tcPr>
          <w:p w14:paraId="393AC831" w14:textId="77777777" w:rsidR="004F08FF" w:rsidRPr="00486B26" w:rsidRDefault="004F08FF" w:rsidP="004F08FF">
            <w:pPr>
              <w:jc w:val="both"/>
              <w:rPr>
                <w:rFonts w:cs="Arial"/>
                <w:b/>
                <w:sz w:val="20"/>
                <w:szCs w:val="20"/>
                <w:lang w:val="en-US"/>
              </w:rPr>
            </w:pPr>
            <w:r w:rsidRPr="00486B26">
              <w:rPr>
                <w:rFonts w:cs="Arial"/>
                <w:b/>
                <w:sz w:val="20"/>
                <w:szCs w:val="20"/>
                <w:lang w:val="en-US"/>
              </w:rPr>
              <w:t>Job Title:</w:t>
            </w:r>
          </w:p>
        </w:tc>
        <w:tc>
          <w:tcPr>
            <w:tcW w:w="3341" w:type="dxa"/>
          </w:tcPr>
          <w:p w14:paraId="1F1EBF1E" w14:textId="77777777" w:rsidR="004F08FF" w:rsidRPr="0065440F" w:rsidRDefault="00C84D9E" w:rsidP="004F08FF">
            <w:pPr>
              <w:jc w:val="both"/>
            </w:pPr>
            <w:r>
              <w:rPr>
                <w:rFonts w:cs="Arial"/>
                <w:sz w:val="20"/>
                <w:szCs w:val="20"/>
                <w:lang w:val="en-US"/>
              </w:rPr>
              <w:t>xxx</w:t>
            </w:r>
            <w:r w:rsidR="004F08FF" w:rsidRPr="00486B26">
              <w:rPr>
                <w:rFonts w:cs="Arial"/>
                <w:sz w:val="20"/>
                <w:szCs w:val="20"/>
                <w:lang w:val="en-US"/>
              </w:rPr>
              <w:t xml:space="preserve"> </w:t>
            </w:r>
          </w:p>
        </w:tc>
      </w:tr>
      <w:tr w:rsidR="004F08FF" w:rsidRPr="00486B26" w14:paraId="3D955C73" w14:textId="77777777">
        <w:tc>
          <w:tcPr>
            <w:tcW w:w="1205" w:type="dxa"/>
          </w:tcPr>
          <w:p w14:paraId="23B91559" w14:textId="77777777" w:rsidR="004F08FF" w:rsidRPr="00486B26" w:rsidRDefault="004F08FF" w:rsidP="004F08FF">
            <w:pPr>
              <w:jc w:val="both"/>
              <w:rPr>
                <w:rFonts w:cs="Arial"/>
                <w:b/>
                <w:sz w:val="20"/>
                <w:szCs w:val="20"/>
                <w:lang w:val="en-US"/>
              </w:rPr>
            </w:pPr>
            <w:r w:rsidRPr="00486B26">
              <w:rPr>
                <w:rFonts w:cs="Arial"/>
                <w:b/>
                <w:sz w:val="20"/>
                <w:szCs w:val="20"/>
                <w:lang w:val="en-US"/>
              </w:rPr>
              <w:t>Signature:</w:t>
            </w:r>
          </w:p>
        </w:tc>
        <w:tc>
          <w:tcPr>
            <w:tcW w:w="3795" w:type="dxa"/>
          </w:tcPr>
          <w:p w14:paraId="0E74B41A" w14:textId="77777777" w:rsidR="004F08FF" w:rsidRPr="00486B26" w:rsidRDefault="004F08FF" w:rsidP="004F08FF">
            <w:pPr>
              <w:jc w:val="both"/>
              <w:rPr>
                <w:rFonts w:cs="Arial"/>
                <w:color w:val="000000"/>
                <w:sz w:val="20"/>
                <w:szCs w:val="20"/>
                <w:lang w:val="en-US"/>
              </w:rPr>
            </w:pPr>
          </w:p>
          <w:p w14:paraId="2E2E08D6" w14:textId="77777777" w:rsidR="004F08FF" w:rsidRPr="00486B26" w:rsidRDefault="004F08FF" w:rsidP="004F08FF">
            <w:pPr>
              <w:jc w:val="both"/>
              <w:rPr>
                <w:color w:val="000000"/>
              </w:rPr>
            </w:pPr>
          </w:p>
        </w:tc>
        <w:tc>
          <w:tcPr>
            <w:tcW w:w="1228" w:type="dxa"/>
          </w:tcPr>
          <w:p w14:paraId="3715C6D8" w14:textId="77777777" w:rsidR="004F08FF" w:rsidRPr="00486B26" w:rsidRDefault="004F08FF" w:rsidP="004F08FF">
            <w:pPr>
              <w:jc w:val="both"/>
              <w:rPr>
                <w:rFonts w:cs="Arial"/>
                <w:b/>
                <w:sz w:val="20"/>
                <w:szCs w:val="20"/>
                <w:lang w:val="en-US"/>
              </w:rPr>
            </w:pPr>
            <w:r w:rsidRPr="00486B26">
              <w:rPr>
                <w:rFonts w:cs="Arial"/>
                <w:b/>
                <w:sz w:val="20"/>
                <w:szCs w:val="20"/>
                <w:lang w:val="en-US"/>
              </w:rPr>
              <w:t>Date:</w:t>
            </w:r>
          </w:p>
        </w:tc>
        <w:tc>
          <w:tcPr>
            <w:tcW w:w="3341" w:type="dxa"/>
          </w:tcPr>
          <w:p w14:paraId="597A22C9" w14:textId="77777777" w:rsidR="004F08FF" w:rsidRDefault="004F08FF" w:rsidP="004F08FF">
            <w:pPr>
              <w:jc w:val="both"/>
            </w:pPr>
          </w:p>
        </w:tc>
      </w:tr>
    </w:tbl>
    <w:p w14:paraId="2608830B" w14:textId="77777777" w:rsidR="004F08FF" w:rsidRDefault="004F08FF" w:rsidP="004F08FF">
      <w:pPr>
        <w:jc w:val="both"/>
        <w:rPr>
          <w:rFonts w:cs="Arial"/>
          <w:sz w:val="20"/>
        </w:rPr>
      </w:pPr>
    </w:p>
    <w:p w14:paraId="2F97F99D" w14:textId="77777777" w:rsidR="004F08FF" w:rsidRDefault="004F08FF" w:rsidP="004F08FF">
      <w:pPr>
        <w:jc w:val="both"/>
        <w:rPr>
          <w:rFonts w:cs="Arial"/>
          <w:sz w:val="20"/>
        </w:rPr>
      </w:pPr>
    </w:p>
    <w:p w14:paraId="744FD3D9" w14:textId="77777777" w:rsidR="004F08FF" w:rsidRDefault="004F08FF" w:rsidP="004F08FF">
      <w:pPr>
        <w:jc w:val="both"/>
        <w:rPr>
          <w:rFonts w:cs="Arial"/>
          <w:sz w:val="20"/>
        </w:rPr>
      </w:pPr>
    </w:p>
    <w:p w14:paraId="357F278A" w14:textId="77777777" w:rsidR="004F08FF" w:rsidRDefault="004F08FF" w:rsidP="004F08FF">
      <w:pPr>
        <w:jc w:val="both"/>
        <w:rPr>
          <w:rFonts w:cs="Arial"/>
          <w:sz w:val="20"/>
        </w:rPr>
      </w:pPr>
      <w:r>
        <w:rPr>
          <w:rFonts w:cs="Arial"/>
          <w:sz w:val="20"/>
        </w:rPr>
        <w:t>Requestor (Client)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05"/>
        <w:gridCol w:w="3795"/>
        <w:gridCol w:w="1228"/>
        <w:gridCol w:w="3341"/>
      </w:tblGrid>
      <w:tr w:rsidR="004F08FF" w:rsidRPr="00486B26" w14:paraId="0E357E53" w14:textId="77777777">
        <w:tc>
          <w:tcPr>
            <w:tcW w:w="1205" w:type="dxa"/>
          </w:tcPr>
          <w:p w14:paraId="6A1CAEC6" w14:textId="77777777" w:rsidR="004F08FF" w:rsidRPr="00486B26" w:rsidRDefault="004F08FF" w:rsidP="004F08FF">
            <w:pPr>
              <w:jc w:val="both"/>
              <w:rPr>
                <w:rFonts w:cs="Arial"/>
                <w:b/>
                <w:sz w:val="20"/>
                <w:szCs w:val="20"/>
                <w:lang w:val="en-US"/>
              </w:rPr>
            </w:pPr>
            <w:r w:rsidRPr="00486B26">
              <w:rPr>
                <w:rFonts w:cs="Arial"/>
                <w:b/>
                <w:sz w:val="20"/>
                <w:szCs w:val="20"/>
                <w:lang w:val="en-US"/>
              </w:rPr>
              <w:t>Name:</w:t>
            </w:r>
          </w:p>
        </w:tc>
        <w:tc>
          <w:tcPr>
            <w:tcW w:w="3795" w:type="dxa"/>
          </w:tcPr>
          <w:p w14:paraId="6969D35E" w14:textId="77777777" w:rsidR="004F08FF" w:rsidRPr="0065440F" w:rsidRDefault="00C84D9E" w:rsidP="004F08FF">
            <w:pPr>
              <w:jc w:val="both"/>
            </w:pPr>
            <w:r>
              <w:rPr>
                <w:rFonts w:cs="Arial"/>
                <w:sz w:val="20"/>
                <w:szCs w:val="20"/>
                <w:lang w:val="en-US"/>
              </w:rPr>
              <w:t>xxx</w:t>
            </w:r>
            <w:r w:rsidR="004F08FF" w:rsidRPr="00486B26">
              <w:rPr>
                <w:rFonts w:cs="Arial"/>
                <w:sz w:val="20"/>
                <w:szCs w:val="20"/>
                <w:lang w:val="en-US"/>
              </w:rPr>
              <w:t xml:space="preserve"> </w:t>
            </w:r>
          </w:p>
        </w:tc>
        <w:tc>
          <w:tcPr>
            <w:tcW w:w="1228" w:type="dxa"/>
          </w:tcPr>
          <w:p w14:paraId="1BDEBD81" w14:textId="77777777" w:rsidR="004F08FF" w:rsidRPr="00486B26" w:rsidRDefault="004F08FF" w:rsidP="004F08FF">
            <w:pPr>
              <w:jc w:val="both"/>
              <w:rPr>
                <w:rFonts w:cs="Arial"/>
                <w:b/>
                <w:sz w:val="20"/>
                <w:szCs w:val="20"/>
                <w:lang w:val="en-US"/>
              </w:rPr>
            </w:pPr>
            <w:r w:rsidRPr="00486B26">
              <w:rPr>
                <w:rFonts w:cs="Arial"/>
                <w:b/>
                <w:sz w:val="20"/>
                <w:szCs w:val="20"/>
                <w:lang w:val="en-US"/>
              </w:rPr>
              <w:t>Job Title:</w:t>
            </w:r>
          </w:p>
        </w:tc>
        <w:tc>
          <w:tcPr>
            <w:tcW w:w="3341" w:type="dxa"/>
          </w:tcPr>
          <w:p w14:paraId="4B18B71C" w14:textId="77777777" w:rsidR="004F08FF" w:rsidRPr="00486B26" w:rsidRDefault="00C84D9E" w:rsidP="004F08FF">
            <w:pPr>
              <w:jc w:val="both"/>
              <w:rPr>
                <w:rFonts w:cs="Arial"/>
                <w:sz w:val="20"/>
                <w:szCs w:val="20"/>
              </w:rPr>
            </w:pPr>
            <w:r>
              <w:rPr>
                <w:rFonts w:cs="Arial"/>
                <w:sz w:val="20"/>
                <w:szCs w:val="20"/>
              </w:rPr>
              <w:t>xxx</w:t>
            </w:r>
            <w:r w:rsidR="004F08FF" w:rsidRPr="00486B26">
              <w:rPr>
                <w:rFonts w:cs="Arial"/>
                <w:sz w:val="20"/>
                <w:szCs w:val="20"/>
              </w:rPr>
              <w:t xml:space="preserve"> </w:t>
            </w:r>
          </w:p>
        </w:tc>
      </w:tr>
      <w:tr w:rsidR="004F08FF" w:rsidRPr="00486B26" w14:paraId="4FE795C5" w14:textId="77777777">
        <w:tc>
          <w:tcPr>
            <w:tcW w:w="1205" w:type="dxa"/>
          </w:tcPr>
          <w:p w14:paraId="353BDEC4" w14:textId="77777777" w:rsidR="004F08FF" w:rsidRPr="00486B26" w:rsidRDefault="004F08FF" w:rsidP="004F08FF">
            <w:pPr>
              <w:jc w:val="both"/>
              <w:rPr>
                <w:rFonts w:cs="Arial"/>
                <w:b/>
                <w:sz w:val="20"/>
                <w:szCs w:val="20"/>
                <w:lang w:val="en-US"/>
              </w:rPr>
            </w:pPr>
            <w:r w:rsidRPr="00486B26">
              <w:rPr>
                <w:rFonts w:cs="Arial"/>
                <w:b/>
                <w:sz w:val="20"/>
                <w:szCs w:val="20"/>
                <w:lang w:val="en-US"/>
              </w:rPr>
              <w:t>Signature:</w:t>
            </w:r>
          </w:p>
        </w:tc>
        <w:tc>
          <w:tcPr>
            <w:tcW w:w="3795" w:type="dxa"/>
          </w:tcPr>
          <w:p w14:paraId="54DDC9E9" w14:textId="77777777" w:rsidR="004F08FF" w:rsidRPr="00486B26" w:rsidRDefault="004F08FF" w:rsidP="004F08FF">
            <w:pPr>
              <w:jc w:val="both"/>
              <w:rPr>
                <w:rFonts w:cs="Arial"/>
                <w:color w:val="000000"/>
                <w:sz w:val="20"/>
                <w:szCs w:val="20"/>
                <w:lang w:val="en-US"/>
              </w:rPr>
            </w:pPr>
          </w:p>
          <w:p w14:paraId="5B97DF23" w14:textId="77777777" w:rsidR="004F08FF" w:rsidRPr="00486B26" w:rsidRDefault="004F08FF" w:rsidP="004F08FF">
            <w:pPr>
              <w:jc w:val="both"/>
              <w:rPr>
                <w:color w:val="000000"/>
              </w:rPr>
            </w:pPr>
          </w:p>
        </w:tc>
        <w:tc>
          <w:tcPr>
            <w:tcW w:w="1228" w:type="dxa"/>
          </w:tcPr>
          <w:p w14:paraId="6C582657" w14:textId="77777777" w:rsidR="004F08FF" w:rsidRPr="00486B26" w:rsidRDefault="004F08FF" w:rsidP="004F08FF">
            <w:pPr>
              <w:jc w:val="both"/>
              <w:rPr>
                <w:rFonts w:cs="Arial"/>
                <w:b/>
                <w:sz w:val="20"/>
                <w:szCs w:val="20"/>
                <w:lang w:val="en-US"/>
              </w:rPr>
            </w:pPr>
            <w:r w:rsidRPr="00486B26">
              <w:rPr>
                <w:rFonts w:cs="Arial"/>
                <w:b/>
                <w:sz w:val="20"/>
                <w:szCs w:val="20"/>
                <w:lang w:val="en-US"/>
              </w:rPr>
              <w:t>Date:</w:t>
            </w:r>
          </w:p>
        </w:tc>
        <w:tc>
          <w:tcPr>
            <w:tcW w:w="3341" w:type="dxa"/>
          </w:tcPr>
          <w:p w14:paraId="0CC3D5A3" w14:textId="77777777" w:rsidR="004F08FF" w:rsidRDefault="004F08FF" w:rsidP="004F08FF">
            <w:pPr>
              <w:jc w:val="both"/>
            </w:pPr>
          </w:p>
        </w:tc>
      </w:tr>
    </w:tbl>
    <w:p w14:paraId="02699251" w14:textId="77777777" w:rsidR="004F08FF" w:rsidRDefault="004F08FF" w:rsidP="004F08FF">
      <w:pPr>
        <w:jc w:val="both"/>
        <w:rPr>
          <w:rFonts w:cs="Arial"/>
          <w:sz w:val="20"/>
        </w:rPr>
      </w:pPr>
    </w:p>
    <w:p w14:paraId="271EE88C" w14:textId="77777777" w:rsidR="004F08FF" w:rsidRDefault="004F08FF" w:rsidP="004F08FF">
      <w:pPr>
        <w:jc w:val="both"/>
        <w:rPr>
          <w:rFonts w:cs="Arial"/>
          <w:sz w:val="20"/>
        </w:rPr>
      </w:pPr>
      <w:r>
        <w:rPr>
          <w:rFonts w:cs="Arial"/>
          <w:sz w:val="20"/>
        </w:rPr>
        <w:t>Approver (Client)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05"/>
        <w:gridCol w:w="3795"/>
        <w:gridCol w:w="1228"/>
        <w:gridCol w:w="3341"/>
      </w:tblGrid>
      <w:tr w:rsidR="004F08FF" w:rsidRPr="00486B26" w14:paraId="1360A592" w14:textId="77777777">
        <w:tc>
          <w:tcPr>
            <w:tcW w:w="1205" w:type="dxa"/>
          </w:tcPr>
          <w:p w14:paraId="67CC0266" w14:textId="77777777" w:rsidR="004F08FF" w:rsidRPr="00486B26" w:rsidRDefault="004F08FF" w:rsidP="004F08FF">
            <w:pPr>
              <w:jc w:val="both"/>
              <w:rPr>
                <w:rFonts w:cs="Arial"/>
                <w:b/>
                <w:sz w:val="20"/>
                <w:szCs w:val="20"/>
                <w:lang w:val="en-US"/>
              </w:rPr>
            </w:pPr>
            <w:r w:rsidRPr="00486B26">
              <w:rPr>
                <w:rFonts w:cs="Arial"/>
                <w:b/>
                <w:sz w:val="20"/>
                <w:szCs w:val="20"/>
                <w:lang w:val="en-US"/>
              </w:rPr>
              <w:t>Name:</w:t>
            </w:r>
          </w:p>
        </w:tc>
        <w:tc>
          <w:tcPr>
            <w:tcW w:w="3795" w:type="dxa"/>
          </w:tcPr>
          <w:p w14:paraId="1884F519" w14:textId="77777777" w:rsidR="004F08FF" w:rsidRPr="0065440F" w:rsidRDefault="00C84D9E" w:rsidP="004F08FF">
            <w:pPr>
              <w:jc w:val="both"/>
            </w:pPr>
            <w:r>
              <w:rPr>
                <w:rFonts w:cs="Arial"/>
                <w:sz w:val="20"/>
                <w:szCs w:val="20"/>
                <w:lang w:val="en-US"/>
              </w:rPr>
              <w:t>xxx</w:t>
            </w:r>
            <w:r w:rsidR="004F08FF" w:rsidRPr="00486B26">
              <w:rPr>
                <w:rFonts w:cs="Arial"/>
                <w:sz w:val="20"/>
                <w:szCs w:val="20"/>
                <w:lang w:val="en-US"/>
              </w:rPr>
              <w:t xml:space="preserve"> </w:t>
            </w:r>
          </w:p>
        </w:tc>
        <w:tc>
          <w:tcPr>
            <w:tcW w:w="1228" w:type="dxa"/>
          </w:tcPr>
          <w:p w14:paraId="3FBB8517" w14:textId="77777777" w:rsidR="004F08FF" w:rsidRPr="00486B26" w:rsidRDefault="004F08FF" w:rsidP="004F08FF">
            <w:pPr>
              <w:jc w:val="both"/>
              <w:rPr>
                <w:rFonts w:cs="Arial"/>
                <w:b/>
                <w:sz w:val="20"/>
                <w:szCs w:val="20"/>
                <w:lang w:val="en-US"/>
              </w:rPr>
            </w:pPr>
            <w:r w:rsidRPr="00486B26">
              <w:rPr>
                <w:rFonts w:cs="Arial"/>
                <w:b/>
                <w:sz w:val="20"/>
                <w:szCs w:val="20"/>
                <w:lang w:val="en-US"/>
              </w:rPr>
              <w:t>Job Title:</w:t>
            </w:r>
          </w:p>
        </w:tc>
        <w:tc>
          <w:tcPr>
            <w:tcW w:w="3341" w:type="dxa"/>
          </w:tcPr>
          <w:p w14:paraId="17EDA85D" w14:textId="77777777" w:rsidR="004F08FF" w:rsidRPr="00486B26" w:rsidRDefault="00C84D9E" w:rsidP="004F08FF">
            <w:pPr>
              <w:jc w:val="both"/>
              <w:rPr>
                <w:rFonts w:cs="Arial"/>
                <w:sz w:val="20"/>
                <w:szCs w:val="20"/>
              </w:rPr>
            </w:pPr>
            <w:r>
              <w:rPr>
                <w:rFonts w:cs="Arial"/>
                <w:sz w:val="20"/>
                <w:szCs w:val="20"/>
              </w:rPr>
              <w:t>xxx</w:t>
            </w:r>
          </w:p>
        </w:tc>
      </w:tr>
      <w:tr w:rsidR="004F08FF" w:rsidRPr="00486B26" w14:paraId="725C7640" w14:textId="77777777">
        <w:tc>
          <w:tcPr>
            <w:tcW w:w="1205" w:type="dxa"/>
          </w:tcPr>
          <w:p w14:paraId="7DBC84D6" w14:textId="77777777" w:rsidR="004F08FF" w:rsidRPr="00486B26" w:rsidRDefault="004F08FF" w:rsidP="004F08FF">
            <w:pPr>
              <w:jc w:val="both"/>
              <w:rPr>
                <w:rFonts w:cs="Arial"/>
                <w:b/>
                <w:sz w:val="20"/>
                <w:szCs w:val="20"/>
                <w:lang w:val="en-US"/>
              </w:rPr>
            </w:pPr>
            <w:r w:rsidRPr="00486B26">
              <w:rPr>
                <w:rFonts w:cs="Arial"/>
                <w:b/>
                <w:sz w:val="20"/>
                <w:szCs w:val="20"/>
                <w:lang w:val="en-US"/>
              </w:rPr>
              <w:t>Signature:</w:t>
            </w:r>
          </w:p>
        </w:tc>
        <w:tc>
          <w:tcPr>
            <w:tcW w:w="3795" w:type="dxa"/>
          </w:tcPr>
          <w:p w14:paraId="44410BCA" w14:textId="77777777" w:rsidR="004F08FF" w:rsidRPr="00486B26" w:rsidRDefault="004F08FF" w:rsidP="004F08FF">
            <w:pPr>
              <w:jc w:val="both"/>
              <w:rPr>
                <w:rFonts w:cs="Arial"/>
                <w:color w:val="000000"/>
                <w:sz w:val="20"/>
                <w:szCs w:val="20"/>
                <w:lang w:val="en-US"/>
              </w:rPr>
            </w:pPr>
          </w:p>
          <w:p w14:paraId="0E6E1C94" w14:textId="77777777" w:rsidR="004F08FF" w:rsidRPr="00486B26" w:rsidRDefault="004F08FF" w:rsidP="004F08FF">
            <w:pPr>
              <w:jc w:val="both"/>
              <w:rPr>
                <w:color w:val="000000"/>
              </w:rPr>
            </w:pPr>
          </w:p>
        </w:tc>
        <w:tc>
          <w:tcPr>
            <w:tcW w:w="1228" w:type="dxa"/>
          </w:tcPr>
          <w:p w14:paraId="314B053A" w14:textId="77777777" w:rsidR="004F08FF" w:rsidRPr="00486B26" w:rsidRDefault="004F08FF" w:rsidP="004F08FF">
            <w:pPr>
              <w:jc w:val="both"/>
              <w:rPr>
                <w:rFonts w:cs="Arial"/>
                <w:b/>
                <w:sz w:val="20"/>
                <w:szCs w:val="20"/>
                <w:lang w:val="en-US"/>
              </w:rPr>
            </w:pPr>
            <w:r w:rsidRPr="00486B26">
              <w:rPr>
                <w:rFonts w:cs="Arial"/>
                <w:b/>
                <w:sz w:val="20"/>
                <w:szCs w:val="20"/>
                <w:lang w:val="en-US"/>
              </w:rPr>
              <w:t>Date:</w:t>
            </w:r>
          </w:p>
        </w:tc>
        <w:tc>
          <w:tcPr>
            <w:tcW w:w="3341" w:type="dxa"/>
          </w:tcPr>
          <w:p w14:paraId="26144309" w14:textId="77777777" w:rsidR="004F08FF" w:rsidRDefault="004F08FF" w:rsidP="004F08FF">
            <w:pPr>
              <w:jc w:val="both"/>
            </w:pPr>
          </w:p>
        </w:tc>
      </w:tr>
    </w:tbl>
    <w:p w14:paraId="6031681D" w14:textId="77777777" w:rsidR="004F08FF" w:rsidRDefault="004F08FF" w:rsidP="004F08FF">
      <w:pPr>
        <w:jc w:val="both"/>
        <w:rPr>
          <w:rFonts w:cs="Arial"/>
          <w:sz w:val="20"/>
        </w:rPr>
      </w:pPr>
    </w:p>
    <w:p w14:paraId="62740BE8" w14:textId="77777777" w:rsidR="004F08FF" w:rsidRDefault="004F08FF" w:rsidP="004F08FF">
      <w:pPr>
        <w:jc w:val="both"/>
        <w:rPr>
          <w:rFonts w:cs="Arial"/>
          <w:sz w:val="20"/>
        </w:rPr>
      </w:pPr>
    </w:p>
    <w:sectPr w:rsidR="004F08FF" w:rsidSect="004F08FF">
      <w:pgSz w:w="11906" w:h="16838" w:code="9"/>
      <w:pgMar w:top="1253" w:right="1286" w:bottom="1440" w:left="1267" w:header="706" w:footer="706"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3" w:author="gmuniandy" w:date="2015-09-11T09:05:00Z" w:initials="g">
    <w:p w14:paraId="67CFD7B9" w14:textId="2B93C6C7" w:rsidR="00C80DB8" w:rsidRDefault="00C80DB8">
      <w:pPr>
        <w:pStyle w:val="CommentText"/>
      </w:pPr>
      <w:r>
        <w:rPr>
          <w:rStyle w:val="CommentReference"/>
        </w:rPr>
        <w:annotationRef/>
      </w:r>
      <w:r>
        <w:t>Do we have sample for this?</w:t>
      </w:r>
    </w:p>
    <w:p w14:paraId="5F3D805B" w14:textId="77777777" w:rsidR="00C80DB8" w:rsidRDefault="00C80DB8">
      <w:pPr>
        <w:pStyle w:val="CommentText"/>
      </w:pPr>
    </w:p>
  </w:comment>
  <w:comment w:id="54" w:author="Neil Swallow" w:date="2015-09-11T09:24:00Z" w:initials="NS">
    <w:p w14:paraId="55720883" w14:textId="0B662EAC" w:rsidR="00C80DB8" w:rsidRDefault="00C80DB8">
      <w:pPr>
        <w:pStyle w:val="CommentText"/>
      </w:pPr>
      <w:r>
        <w:rPr>
          <w:rStyle w:val="CommentReference"/>
        </w:rPr>
        <w:annotationRef/>
      </w:r>
      <w:r>
        <w:t>The 6_2_6 code is the naming convention which next uses on its website to identify a product, as the name suggests it consists of three elements delimited with an underscore. The Elements are;</w:t>
      </w:r>
    </w:p>
    <w:p w14:paraId="5E5203BC" w14:textId="64FE0EC4" w:rsidR="00C80DB8" w:rsidRDefault="00C80DB8">
      <w:pPr>
        <w:pStyle w:val="CommentText"/>
      </w:pPr>
      <w:r>
        <w:t>Item Code</w:t>
      </w:r>
    </w:p>
    <w:p w14:paraId="6A193B1F" w14:textId="1150099F" w:rsidR="00C80DB8" w:rsidRDefault="00C80DB8">
      <w:pPr>
        <w:pStyle w:val="CommentText"/>
      </w:pPr>
      <w:r>
        <w:t>Option Code</w:t>
      </w:r>
    </w:p>
    <w:p w14:paraId="018974BC" w14:textId="468DCA84" w:rsidR="00C80DB8" w:rsidRDefault="00C80DB8">
      <w:pPr>
        <w:pStyle w:val="CommentText"/>
      </w:pPr>
      <w:r>
        <w:t>Foot Pack</w:t>
      </w:r>
    </w:p>
  </w:comment>
  <w:comment w:id="55" w:author="gmuniandy" w:date="2015-09-10T11:31:00Z" w:initials="g">
    <w:p w14:paraId="444919DB" w14:textId="0019A1C5" w:rsidR="00C80DB8" w:rsidRDefault="00C80DB8">
      <w:pPr>
        <w:pStyle w:val="CommentText"/>
      </w:pPr>
      <w:r>
        <w:rPr>
          <w:rStyle w:val="CommentReference"/>
        </w:rPr>
        <w:annotationRef/>
      </w:r>
      <w:r>
        <w:t>From where we getting this?</w:t>
      </w:r>
    </w:p>
  </w:comment>
  <w:comment w:id="56" w:author="Neil Swallow" w:date="2015-09-11T10:21:00Z" w:initials="NS">
    <w:p w14:paraId="489F004F" w14:textId="7E40ED21" w:rsidR="00C80DB8" w:rsidRDefault="00C80DB8">
      <w:pPr>
        <w:pStyle w:val="CommentText"/>
      </w:pPr>
      <w:r>
        <w:rPr>
          <w:rStyle w:val="CommentReference"/>
        </w:rPr>
        <w:annotationRef/>
      </w:r>
      <w:r>
        <w:t>It will be generated by the system, We will recommend the naming convention</w:t>
      </w:r>
    </w:p>
  </w:comment>
  <w:comment w:id="57" w:author="gmuniandy" w:date="2015-09-10T11:33:00Z" w:initials="g">
    <w:p w14:paraId="725FBFDB" w14:textId="439DD7E6" w:rsidR="00C80DB8" w:rsidRDefault="00C80DB8">
      <w:pPr>
        <w:pStyle w:val="CommentText"/>
      </w:pPr>
      <w:r>
        <w:rPr>
          <w:rStyle w:val="CommentReference"/>
        </w:rPr>
        <w:annotationRef/>
      </w:r>
      <w:r>
        <w:t>How to identify from 6_2_6 format?</w:t>
      </w:r>
    </w:p>
  </w:comment>
  <w:comment w:id="58" w:author="Neil Swallow" w:date="2015-09-11T09:28:00Z" w:initials="NS">
    <w:p w14:paraId="5DC47259" w14:textId="058BAAB2" w:rsidR="00C80DB8" w:rsidRDefault="00C80DB8">
      <w:pPr>
        <w:pStyle w:val="CommentText"/>
      </w:pPr>
      <w:r>
        <w:rPr>
          <w:rStyle w:val="CommentReference"/>
        </w:rPr>
        <w:annotationRef/>
      </w:r>
      <w:r>
        <w:t>You cant but it comes as a separate field in the input excel</w:t>
      </w:r>
    </w:p>
  </w:comment>
  <w:comment w:id="59" w:author="gmuniandy" w:date="2015-09-10T11:34:00Z" w:initials="g">
    <w:p w14:paraId="197074B7" w14:textId="3796D230" w:rsidR="00C80DB8" w:rsidRDefault="00C80DB8">
      <w:pPr>
        <w:pStyle w:val="CommentText"/>
      </w:pPr>
      <w:r>
        <w:rPr>
          <w:rStyle w:val="CommentReference"/>
        </w:rPr>
        <w:annotationRef/>
      </w:r>
      <w:r>
        <w:t>How to identify from 6_2_6 format?</w:t>
      </w:r>
    </w:p>
  </w:comment>
  <w:comment w:id="60" w:author="Neil Swallow" w:date="2015-09-11T09:28:00Z" w:initials="NS">
    <w:p w14:paraId="06B57715" w14:textId="49B4F299" w:rsidR="00C80DB8" w:rsidRDefault="00C80DB8">
      <w:pPr>
        <w:pStyle w:val="CommentText"/>
      </w:pPr>
      <w:r>
        <w:rPr>
          <w:rStyle w:val="CommentReference"/>
        </w:rPr>
        <w:annotationRef/>
      </w:r>
      <w:r>
        <w:t>You cant but it comes as a separate field in the input excel</w:t>
      </w:r>
    </w:p>
  </w:comment>
  <w:comment w:id="62" w:author="gmuniandy" w:date="2015-09-10T11:59:00Z" w:initials="g">
    <w:p w14:paraId="0C6670C4" w14:textId="23173775" w:rsidR="00C80DB8" w:rsidRDefault="00C80DB8">
      <w:pPr>
        <w:pStyle w:val="CommentText"/>
      </w:pPr>
      <w:r>
        <w:rPr>
          <w:rStyle w:val="CommentReference"/>
        </w:rPr>
        <w:annotationRef/>
      </w:r>
      <w:r>
        <w:t>Pending</w:t>
      </w:r>
    </w:p>
  </w:comment>
  <w:comment w:id="63" w:author="gmuniandy" w:date="2015-09-10T12:01:00Z" w:initials="g">
    <w:p w14:paraId="4CB74644" w14:textId="2E664FDE" w:rsidR="00C80DB8" w:rsidRDefault="00C80DB8">
      <w:pPr>
        <w:pStyle w:val="CommentText"/>
      </w:pPr>
      <w:r>
        <w:rPr>
          <w:rStyle w:val="CommentReference"/>
        </w:rPr>
        <w:annotationRef/>
      </w:r>
      <w:r>
        <w:t>Searching criteria same as Size? Using option and fabric type. If yes, can we cay camera angel is tied together with size. Need more advice.</w:t>
      </w:r>
    </w:p>
  </w:comment>
  <w:comment w:id="64" w:author="Neil Swallow" w:date="2015-09-18T09:51:00Z" w:initials="NS">
    <w:p w14:paraId="7BD47B6D" w14:textId="2C3D67D8" w:rsidR="00C80DB8" w:rsidRDefault="00C80DB8">
      <w:pPr>
        <w:pStyle w:val="CommentText"/>
      </w:pPr>
      <w:r>
        <w:rPr>
          <w:rStyle w:val="CommentReference"/>
        </w:rPr>
        <w:annotationRef/>
      </w:r>
      <w:r>
        <w:t>Camara Angles are determined by the size and the state however to determine the correct size you need to reference the fabric type (leather sofas have a different option code to fabric sofas).</w:t>
      </w:r>
    </w:p>
    <w:p w14:paraId="4AC5A508" w14:textId="3FD79C63" w:rsidR="00C80DB8" w:rsidRDefault="00C80DB8">
      <w:pPr>
        <w:pStyle w:val="CommentText"/>
      </w:pPr>
      <w:r>
        <w:t>Logic would be&gt;</w:t>
      </w:r>
    </w:p>
    <w:p w14:paraId="1B58FC66" w14:textId="3364A6B8" w:rsidR="00C80DB8" w:rsidRDefault="00C80DB8">
      <w:pPr>
        <w:pStyle w:val="CommentText"/>
      </w:pPr>
      <w:r>
        <w:t>1 Determine the Material Type</w:t>
      </w:r>
    </w:p>
    <w:p w14:paraId="4D9758CE" w14:textId="68B86E83" w:rsidR="00C80DB8" w:rsidRDefault="00C80DB8">
      <w:pPr>
        <w:pStyle w:val="CommentText"/>
      </w:pPr>
      <w:r>
        <w:t>2 Determine the Option Code</w:t>
      </w:r>
    </w:p>
    <w:p w14:paraId="375CBA3C" w14:textId="7B615E05" w:rsidR="00C80DB8" w:rsidRDefault="00C80DB8">
      <w:pPr>
        <w:pStyle w:val="CommentText"/>
      </w:pPr>
      <w:r>
        <w:t>3 Determine the state (see above)</w:t>
      </w:r>
    </w:p>
    <w:p w14:paraId="00E14905" w14:textId="5DBAF572" w:rsidR="00C80DB8" w:rsidRDefault="00C80DB8">
      <w:pPr>
        <w:pStyle w:val="CommentText"/>
      </w:pPr>
      <w:r>
        <w:t>4 Determine the Angle set option</w:t>
      </w:r>
    </w:p>
    <w:p w14:paraId="4A242BFD" w14:textId="6B039192" w:rsidR="00C80DB8" w:rsidRDefault="00C80DB8">
      <w:pPr>
        <w:pStyle w:val="CommentText"/>
      </w:pPr>
      <w:r>
        <w:t>5 Look up camera angles which match the material type, option code, angle set option and state in the option code lookup</w:t>
      </w:r>
    </w:p>
  </w:comment>
  <w:comment w:id="68" w:author="gmuniandy" w:date="2015-09-10T11:59:00Z" w:initials="g">
    <w:p w14:paraId="780FB40F" w14:textId="5B2DF03E" w:rsidR="00C80DB8" w:rsidRDefault="00C80DB8">
      <w:pPr>
        <w:pStyle w:val="CommentText"/>
      </w:pPr>
      <w:r>
        <w:rPr>
          <w:rStyle w:val="CommentReference"/>
        </w:rPr>
        <w:annotationRef/>
      </w:r>
      <w:r>
        <w:t>Need more advice</w:t>
      </w:r>
    </w:p>
  </w:comment>
  <w:comment w:id="69" w:author="Neil Swallow" w:date="2015-09-11T10:33:00Z" w:initials="NS">
    <w:p w14:paraId="5B48B7E0" w14:textId="45202578" w:rsidR="00C80DB8" w:rsidRDefault="00C80DB8">
      <w:pPr>
        <w:pStyle w:val="CommentText"/>
      </w:pPr>
      <w:r>
        <w:rPr>
          <w:rStyle w:val="CommentReference"/>
        </w:rPr>
        <w:annotationRef/>
      </w:r>
      <w:r>
        <w:t>To discuss on call</w:t>
      </w:r>
    </w:p>
  </w:comment>
  <w:comment w:id="70" w:author="gmuniandy" w:date="2015-09-10T12:01:00Z" w:initials="g">
    <w:p w14:paraId="2612CDE5" w14:textId="2F537645" w:rsidR="00C80DB8" w:rsidRDefault="00C80DB8">
      <w:pPr>
        <w:pStyle w:val="CommentText"/>
      </w:pPr>
      <w:r>
        <w:rPr>
          <w:rStyle w:val="CommentReference"/>
        </w:rPr>
        <w:annotationRef/>
      </w:r>
      <w:r>
        <w:t>Need more advice</w:t>
      </w:r>
    </w:p>
  </w:comment>
  <w:comment w:id="71" w:author="Neil Swallow" w:date="2015-09-11T10:34:00Z" w:initials="NS">
    <w:p w14:paraId="7D4A429C" w14:textId="4AEFB4AD" w:rsidR="00C80DB8" w:rsidRDefault="00C80DB8">
      <w:pPr>
        <w:pStyle w:val="CommentText"/>
      </w:pPr>
      <w:r>
        <w:rPr>
          <w:rStyle w:val="CommentReference"/>
        </w:rPr>
        <w:annotationRef/>
      </w:r>
      <w:r>
        <w:t>To Discuss on Call</w:t>
      </w:r>
    </w:p>
  </w:comment>
  <w:comment w:id="74" w:author="gmuniandy" w:date="2015-09-10T12:03:00Z" w:initials="g">
    <w:p w14:paraId="2FECF14F" w14:textId="7B692637" w:rsidR="00C80DB8" w:rsidRDefault="00C80DB8">
      <w:pPr>
        <w:pStyle w:val="CommentText"/>
      </w:pPr>
      <w:r>
        <w:rPr>
          <w:rStyle w:val="CommentReference"/>
        </w:rPr>
        <w:annotationRef/>
      </w:r>
      <w:r>
        <w:t xml:space="preserve">New db schema </w:t>
      </w:r>
    </w:p>
  </w:comment>
  <w:comment w:id="75" w:author="Neil Swallow" w:date="2015-09-11T10:34:00Z" w:initials="NS">
    <w:p w14:paraId="68F3394C" w14:textId="0C37A9BE" w:rsidR="00C80DB8" w:rsidRDefault="00C80DB8">
      <w:pPr>
        <w:pStyle w:val="CommentText"/>
      </w:pPr>
      <w:r>
        <w:rPr>
          <w:rStyle w:val="CommentReference"/>
        </w:rPr>
        <w:annotationRef/>
      </w:r>
      <w:r>
        <w:t>To review Seperately</w:t>
      </w:r>
    </w:p>
  </w:comment>
  <w:comment w:id="138" w:author="gmuniandy" w:date="2015-09-10T12:04:00Z" w:initials="g">
    <w:p w14:paraId="0BEC060B" w14:textId="43F21F14" w:rsidR="00C80DB8" w:rsidRDefault="00C80DB8">
      <w:pPr>
        <w:pStyle w:val="CommentText"/>
      </w:pPr>
      <w:r>
        <w:rPr>
          <w:rStyle w:val="CommentReference"/>
        </w:rPr>
        <w:annotationRef/>
      </w:r>
      <w:r>
        <w:t>Password?</w:t>
      </w:r>
    </w:p>
  </w:comment>
  <w:comment w:id="139" w:author="Neil Swallow" w:date="2015-09-11T10:35:00Z" w:initials="NS">
    <w:p w14:paraId="2C7F918E" w14:textId="0F45BFA9" w:rsidR="00C80DB8" w:rsidRDefault="00C80DB8">
      <w:pPr>
        <w:pStyle w:val="CommentText"/>
      </w:pPr>
      <w:r>
        <w:rPr>
          <w:rStyle w:val="CommentReference"/>
        </w:rPr>
        <w:annotationRef/>
      </w:r>
      <w:r>
        <w:t>Agreed our error</w:t>
      </w:r>
    </w:p>
  </w:comment>
  <w:comment w:id="144" w:author="gmuniandy" w:date="2015-09-10T12:07:00Z" w:initials="g">
    <w:p w14:paraId="04B3004F" w14:textId="77777777" w:rsidR="00C80DB8" w:rsidRDefault="00C80DB8">
      <w:pPr>
        <w:pStyle w:val="CommentText"/>
      </w:pPr>
      <w:r>
        <w:rPr>
          <w:rStyle w:val="CommentReference"/>
        </w:rPr>
        <w:annotationRef/>
      </w:r>
      <w:r>
        <w:t>We have 2 upload button. What I the differences?</w:t>
      </w:r>
    </w:p>
    <w:p w14:paraId="6FBCA9BD" w14:textId="3D751091" w:rsidR="00C80DB8" w:rsidRDefault="00C80DB8">
      <w:pPr>
        <w:pStyle w:val="CommentText"/>
      </w:pPr>
      <w:r>
        <w:t xml:space="preserve">What is Rename button function.? Phase is a combination of Season,category and desc. </w:t>
      </w:r>
    </w:p>
    <w:p w14:paraId="4F0970BA" w14:textId="3836788C" w:rsidR="00C80DB8" w:rsidRDefault="00C80DB8">
      <w:pPr>
        <w:pStyle w:val="CommentText"/>
      </w:pPr>
      <w:r>
        <w:t>What the function of the checkboxes?</w:t>
      </w:r>
    </w:p>
    <w:p w14:paraId="13DB405C" w14:textId="621F8EF8" w:rsidR="00C80DB8" w:rsidRDefault="00C80DB8">
      <w:pPr>
        <w:pStyle w:val="CommentText"/>
      </w:pPr>
    </w:p>
  </w:comment>
  <w:comment w:id="145" w:author="Neil Swallow" w:date="2015-09-11T10:38:00Z" w:initials="NS">
    <w:p w14:paraId="01D6629B" w14:textId="6DFDF195" w:rsidR="00C80DB8" w:rsidRDefault="00C80DB8">
      <w:pPr>
        <w:pStyle w:val="CommentText"/>
      </w:pPr>
      <w:r>
        <w:rPr>
          <w:rStyle w:val="CommentReference"/>
        </w:rPr>
        <w:annotationRef/>
      </w:r>
      <w:r>
        <w:t xml:space="preserve">Upload button at top allows us to upload a new excel over an existing phase. Upload at bottom is for new phases. </w:t>
      </w:r>
    </w:p>
    <w:p w14:paraId="6F61CDC1" w14:textId="3C48188B" w:rsidR="00C80DB8" w:rsidRDefault="00C80DB8">
      <w:pPr>
        <w:pStyle w:val="CommentText"/>
      </w:pPr>
      <w:r>
        <w:t>Rename button allows us to change the description used on the phase.</w:t>
      </w:r>
    </w:p>
    <w:p w14:paraId="4BD8191C" w14:textId="34E27060" w:rsidR="00C80DB8" w:rsidRDefault="00C80DB8">
      <w:pPr>
        <w:pStyle w:val="CommentText"/>
      </w:pPr>
      <w:r>
        <w:t>Check box selects which items are effected by the top upload and rename functions.</w:t>
      </w:r>
    </w:p>
  </w:comment>
  <w:comment w:id="147" w:author="gmuniandy" w:date="2015-09-10T12:09:00Z" w:initials="g">
    <w:p w14:paraId="1CBB58B2" w14:textId="6CB542B3" w:rsidR="00C80DB8" w:rsidRDefault="00C80DB8">
      <w:pPr>
        <w:pStyle w:val="CommentText"/>
      </w:pPr>
      <w:r>
        <w:rPr>
          <w:rStyle w:val="CommentReference"/>
        </w:rPr>
        <w:annotationRef/>
      </w:r>
      <w:r>
        <w:t>File type? XLS or XLSX or both?</w:t>
      </w:r>
    </w:p>
  </w:comment>
  <w:comment w:id="148" w:author="Neil Swallow" w:date="2015-09-11T10:40:00Z" w:initials="NS">
    <w:p w14:paraId="4229D1BF" w14:textId="624A1039" w:rsidR="00C80DB8" w:rsidRDefault="00C80DB8">
      <w:pPr>
        <w:pStyle w:val="CommentText"/>
      </w:pPr>
      <w:r>
        <w:rPr>
          <w:rStyle w:val="CommentReference"/>
        </w:rPr>
        <w:annotationRef/>
      </w:r>
      <w:r>
        <w:t>Need to confirm with client.</w:t>
      </w:r>
    </w:p>
  </w:comment>
  <w:comment w:id="150" w:author="gmuniandy" w:date="2015-09-10T13:57:00Z" w:initials="g">
    <w:p w14:paraId="31FE3CB9" w14:textId="56A2A486" w:rsidR="00C80DB8" w:rsidRDefault="00C80DB8">
      <w:pPr>
        <w:pStyle w:val="CommentText"/>
      </w:pPr>
      <w:r>
        <w:rPr>
          <w:rStyle w:val="CommentReference"/>
        </w:rPr>
        <w:annotationRef/>
      </w:r>
      <w:r>
        <w:t xml:space="preserve">What are the value we gonna check for newness. Fabric? Size? </w:t>
      </w:r>
    </w:p>
    <w:p w14:paraId="7AD37CCC" w14:textId="77777777" w:rsidR="00C80DB8" w:rsidRDefault="00C80DB8">
      <w:pPr>
        <w:pStyle w:val="CommentText"/>
      </w:pPr>
      <w:r>
        <w:t>How do we check the newness based on model since we don’t have model look up table?</w:t>
      </w:r>
    </w:p>
    <w:p w14:paraId="00CCAC7D" w14:textId="0814761B" w:rsidR="00C80DB8" w:rsidRDefault="00C80DB8">
      <w:pPr>
        <w:pStyle w:val="CommentText"/>
      </w:pPr>
      <w:r>
        <w:t>How do we get value for texture? Not in the worksheet</w:t>
      </w:r>
    </w:p>
  </w:comment>
  <w:comment w:id="151" w:author="Neil Swallow" w:date="2015-09-11T10:56:00Z" w:initials="NS">
    <w:p w14:paraId="4FEC7786" w14:textId="1EF39837" w:rsidR="00C80DB8" w:rsidRDefault="00C80DB8">
      <w:pPr>
        <w:pStyle w:val="CommentText"/>
      </w:pPr>
      <w:r>
        <w:rPr>
          <w:rStyle w:val="CommentReference"/>
        </w:rPr>
        <w:annotationRef/>
      </w:r>
      <w:r>
        <w:t>Model LUT is on Page 8.</w:t>
      </w:r>
    </w:p>
    <w:p w14:paraId="6ED5E65E" w14:textId="77777777" w:rsidR="00C80DB8" w:rsidRDefault="00C80DB8">
      <w:pPr>
        <w:pStyle w:val="CommentText"/>
      </w:pPr>
    </w:p>
    <w:p w14:paraId="02233766" w14:textId="659EDB5A" w:rsidR="00C80DB8" w:rsidRDefault="00C80DB8">
      <w:pPr>
        <w:pStyle w:val="CommentText"/>
      </w:pPr>
      <w:r>
        <w:t>Values to check for newness is if elements exist in the relevant LUT’s</w:t>
      </w:r>
    </w:p>
    <w:p w14:paraId="3A262D26" w14:textId="4095E71C" w:rsidR="00C80DB8" w:rsidRDefault="00C80DB8" w:rsidP="005C6BEA">
      <w:pPr>
        <w:pStyle w:val="CommentText"/>
        <w:numPr>
          <w:ilvl w:val="0"/>
          <w:numId w:val="22"/>
        </w:numPr>
      </w:pPr>
      <w:r>
        <w:t>Model (Model LUT using concat of Range ID_Option Code_State_Detail Code_Foot Shape_Wrap Code from the data feed).</w:t>
      </w:r>
    </w:p>
    <w:p w14:paraId="0BF0C1AF" w14:textId="499F3D1A" w:rsidR="00C80DB8" w:rsidRDefault="00C80DB8" w:rsidP="005C6BEA">
      <w:pPr>
        <w:pStyle w:val="CommentText"/>
        <w:numPr>
          <w:ilvl w:val="0"/>
          <w:numId w:val="22"/>
        </w:numPr>
      </w:pPr>
      <w:r>
        <w:t>Texture (Texture 1 LUT using fabric item number from the data feed).</w:t>
      </w:r>
    </w:p>
    <w:p w14:paraId="7CF7F9E4" w14:textId="77777777" w:rsidR="00C80DB8" w:rsidRDefault="00C80DB8" w:rsidP="005C6BEA">
      <w:pPr>
        <w:pStyle w:val="CommentText"/>
        <w:numPr>
          <w:ilvl w:val="0"/>
          <w:numId w:val="22"/>
        </w:numPr>
      </w:pPr>
      <w:r>
        <w:t xml:space="preserve"> Foot type (Foot Shape LUT using the foot type from the data feed)</w:t>
      </w:r>
    </w:p>
    <w:p w14:paraId="6EBA6EE6" w14:textId="77777777" w:rsidR="00C80DB8" w:rsidRDefault="00C80DB8" w:rsidP="005C6BEA">
      <w:pPr>
        <w:pStyle w:val="CommentText"/>
        <w:numPr>
          <w:ilvl w:val="0"/>
          <w:numId w:val="22"/>
        </w:numPr>
      </w:pPr>
      <w:r>
        <w:t xml:space="preserve"> Foot Colour (Texture 2 LUT from the foot type in the data feed)</w:t>
      </w:r>
    </w:p>
    <w:p w14:paraId="6B1B3CFB" w14:textId="19A5FA40" w:rsidR="00C80DB8" w:rsidRDefault="00C80DB8" w:rsidP="005C6BEA">
      <w:pPr>
        <w:pStyle w:val="CommentText"/>
        <w:numPr>
          <w:ilvl w:val="0"/>
          <w:numId w:val="22"/>
        </w:numPr>
      </w:pPr>
      <w:r>
        <w:t>Size (Option LUT using the option code from the data feed).</w:t>
      </w:r>
    </w:p>
  </w:comment>
  <w:comment w:id="154" w:author="gmuniandy" w:date="2015-09-10T16:48:00Z" w:initials="g">
    <w:p w14:paraId="65E5F192" w14:textId="36BEDC49" w:rsidR="00C80DB8" w:rsidRDefault="00C80DB8">
      <w:pPr>
        <w:pStyle w:val="CommentText"/>
      </w:pPr>
      <w:r>
        <w:rPr>
          <w:rStyle w:val="CommentReference"/>
        </w:rPr>
        <w:annotationRef/>
      </w:r>
      <w:r>
        <w:t>Model LUT?</w:t>
      </w:r>
    </w:p>
  </w:comment>
  <w:comment w:id="155" w:author="Neil Swallow" w:date="2015-09-11T10:57:00Z" w:initials="NS">
    <w:p w14:paraId="0F7E18C2" w14:textId="574080B5" w:rsidR="00C80DB8" w:rsidRDefault="00C80DB8">
      <w:pPr>
        <w:pStyle w:val="CommentText"/>
      </w:pPr>
      <w:r>
        <w:rPr>
          <w:rStyle w:val="CommentReference"/>
        </w:rPr>
        <w:annotationRef/>
      </w:r>
      <w:r>
        <w:t>Page 8</w:t>
      </w:r>
    </w:p>
  </w:comment>
  <w:comment w:id="157" w:author="gmuniandy" w:date="2015-09-10T16:50:00Z" w:initials="g">
    <w:p w14:paraId="675F801F" w14:textId="46AD1D85" w:rsidR="00C80DB8" w:rsidRDefault="00C80DB8">
      <w:pPr>
        <w:pStyle w:val="CommentText"/>
      </w:pPr>
      <w:r>
        <w:rPr>
          <w:rStyle w:val="CommentReference"/>
        </w:rPr>
        <w:annotationRef/>
      </w:r>
      <w:r>
        <w:t>Similar like Range Overview. Please confirm. If similar we can reuse the same table.</w:t>
      </w:r>
    </w:p>
  </w:comment>
  <w:comment w:id="158" w:author="Neil Swallow" w:date="2015-09-11T10:58:00Z" w:initials="NS">
    <w:p w14:paraId="6096807C" w14:textId="15754B29" w:rsidR="00C80DB8" w:rsidRDefault="00C80DB8">
      <w:pPr>
        <w:pStyle w:val="CommentText"/>
      </w:pPr>
      <w:r>
        <w:rPr>
          <w:rStyle w:val="CommentReference"/>
        </w:rPr>
        <w:annotationRef/>
      </w:r>
      <w:r>
        <w:t xml:space="preserve">Correct, think this should be the Batch table </w:t>
      </w:r>
    </w:p>
  </w:comment>
  <w:comment w:id="160" w:author="gmuniandy" w:date="2015-09-11T11:29:00Z" w:initials="g">
    <w:p w14:paraId="3873FF94" w14:textId="6D9E81B2" w:rsidR="00C80DB8" w:rsidRDefault="00C80DB8">
      <w:pPr>
        <w:pStyle w:val="CommentText"/>
      </w:pPr>
      <w:r>
        <w:rPr>
          <w:rStyle w:val="CommentReference"/>
        </w:rPr>
        <w:annotationRef/>
      </w:r>
      <w:r>
        <w:t>Need to get the final output sample.</w:t>
      </w:r>
    </w:p>
  </w:comment>
  <w:comment w:id="161" w:author="Neil Swallow" w:date="2015-09-11T10:59:00Z" w:initials="NS">
    <w:p w14:paraId="4FD12E39" w14:textId="102A18AE" w:rsidR="00C80DB8" w:rsidRDefault="00C80DB8">
      <w:pPr>
        <w:pStyle w:val="CommentText"/>
      </w:pPr>
      <w:r>
        <w:rPr>
          <w:rStyle w:val="CommentReference"/>
        </w:rPr>
        <w:annotationRef/>
      </w:r>
      <w:r>
        <w:t>Do you mean the csv file to send to render? This is the same as the ones you are creating currently in the interim script. Lets discuss.</w:t>
      </w:r>
    </w:p>
  </w:comment>
  <w:comment w:id="171" w:author="gmuniandy" w:date="2015-09-11T12:00:00Z" w:initials="g">
    <w:p w14:paraId="26EDCC46" w14:textId="3AEFF0B8" w:rsidR="00C80DB8" w:rsidRDefault="00C80DB8">
      <w:pPr>
        <w:pStyle w:val="CommentText"/>
      </w:pPr>
      <w:r>
        <w:rPr>
          <w:rStyle w:val="CommentReference"/>
        </w:rPr>
        <w:annotationRef/>
      </w:r>
      <w:r>
        <w:t>Need to discuss more on this.</w:t>
      </w:r>
    </w:p>
  </w:comment>
  <w:comment w:id="172" w:author="Neil Swallow" w:date="2015-09-11T10:59:00Z" w:initials="NS">
    <w:p w14:paraId="3A0172D9" w14:textId="61639A56" w:rsidR="00C80DB8" w:rsidRDefault="00C80DB8">
      <w:pPr>
        <w:pStyle w:val="CommentText"/>
      </w:pPr>
      <w:r>
        <w:rPr>
          <w:rStyle w:val="CommentReference"/>
        </w:rPr>
        <w:annotationRef/>
      </w:r>
      <w:r>
        <w:t>ok</w:t>
      </w:r>
    </w:p>
  </w:comment>
  <w:comment w:id="184" w:author="gmuniandy" w:date="2015-09-11T11:59:00Z" w:initials="g">
    <w:p w14:paraId="2CCA8424" w14:textId="4E5DD6DB" w:rsidR="00C80DB8" w:rsidRDefault="00C80DB8">
      <w:pPr>
        <w:pStyle w:val="CommentText"/>
      </w:pPr>
      <w:r>
        <w:rPr>
          <w:rStyle w:val="CommentReference"/>
        </w:rPr>
        <w:annotationRef/>
      </w:r>
      <w:r>
        <w:t>There is no these value in the worksheet given</w:t>
      </w:r>
    </w:p>
  </w:comment>
  <w:comment w:id="185" w:author="Neil Swallow" w:date="2015-09-11T10:59:00Z" w:initials="NS">
    <w:p w14:paraId="4524B500" w14:textId="4BCE82A9" w:rsidR="00C80DB8" w:rsidRDefault="00C80DB8">
      <w:pPr>
        <w:pStyle w:val="CommentText"/>
      </w:pPr>
      <w:r>
        <w:rPr>
          <w:rStyle w:val="CommentReference"/>
        </w:rPr>
        <w:annotationRef/>
      </w:r>
      <w:r>
        <w:t>Yep client is adding we don’t have the final</w:t>
      </w:r>
    </w:p>
  </w:comment>
  <w:comment w:id="193" w:author="gmuniandy" w:date="2015-09-11T12:00:00Z" w:initials="g">
    <w:p w14:paraId="4E462A31" w14:textId="12356EF1" w:rsidR="00C80DB8" w:rsidRDefault="00C80DB8">
      <w:pPr>
        <w:pStyle w:val="CommentText"/>
      </w:pPr>
      <w:r>
        <w:rPr>
          <w:rStyle w:val="CommentReference"/>
        </w:rPr>
        <w:annotationRef/>
      </w:r>
      <w:r>
        <w:t>Need to discuss more on this.</w:t>
      </w:r>
    </w:p>
  </w:comment>
  <w:comment w:id="194" w:author="Neil Swallow" w:date="2015-09-11T11:00:00Z" w:initials="NS">
    <w:p w14:paraId="4C77637D" w14:textId="2ECF3874" w:rsidR="00C80DB8" w:rsidRDefault="00C80DB8">
      <w:pPr>
        <w:pStyle w:val="CommentText"/>
      </w:pPr>
      <w:r>
        <w:rPr>
          <w:rStyle w:val="CommentReference"/>
        </w:rPr>
        <w:annotationRef/>
      </w:r>
      <w:r>
        <w:t>ok</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F3D805B" w15:done="0"/>
  <w15:commentEx w15:paraId="018974BC" w15:done="0"/>
  <w15:commentEx w15:paraId="444919DB" w15:done="0"/>
  <w15:commentEx w15:paraId="489F004F" w15:done="0"/>
  <w15:commentEx w15:paraId="725FBFDB" w15:done="0"/>
  <w15:commentEx w15:paraId="5DC47259" w15:done="0"/>
  <w15:commentEx w15:paraId="197074B7" w15:done="0"/>
  <w15:commentEx w15:paraId="06B57715" w15:done="0"/>
  <w15:commentEx w15:paraId="0C6670C4" w15:done="0"/>
  <w15:commentEx w15:paraId="4CB74644" w15:done="0"/>
  <w15:commentEx w15:paraId="4A242BFD" w15:done="0"/>
  <w15:commentEx w15:paraId="780FB40F" w15:done="0"/>
  <w15:commentEx w15:paraId="5B48B7E0" w15:done="0"/>
  <w15:commentEx w15:paraId="2612CDE5" w15:done="0"/>
  <w15:commentEx w15:paraId="7D4A429C" w15:done="0"/>
  <w15:commentEx w15:paraId="2FECF14F" w15:done="0"/>
  <w15:commentEx w15:paraId="68F3394C" w15:done="0"/>
  <w15:commentEx w15:paraId="0BEC060B" w15:done="0"/>
  <w15:commentEx w15:paraId="2C7F918E" w15:done="0"/>
  <w15:commentEx w15:paraId="13DB405C" w15:done="0"/>
  <w15:commentEx w15:paraId="4BD8191C" w15:done="0"/>
  <w15:commentEx w15:paraId="1CBB58B2" w15:done="0"/>
  <w15:commentEx w15:paraId="4229D1BF" w15:done="0"/>
  <w15:commentEx w15:paraId="00CCAC7D" w15:done="0"/>
  <w15:commentEx w15:paraId="6B1B3CFB" w15:done="0"/>
  <w15:commentEx w15:paraId="65E5F192" w15:done="0"/>
  <w15:commentEx w15:paraId="0F7E18C2" w15:done="0"/>
  <w15:commentEx w15:paraId="675F801F" w15:done="0"/>
  <w15:commentEx w15:paraId="6096807C" w15:done="0"/>
  <w15:commentEx w15:paraId="3873FF94" w15:done="0"/>
  <w15:commentEx w15:paraId="4FD12E39" w15:done="0"/>
  <w15:commentEx w15:paraId="26EDCC46" w15:done="0"/>
  <w15:commentEx w15:paraId="3A0172D9" w15:done="0"/>
  <w15:commentEx w15:paraId="2CCA8424" w15:done="0"/>
  <w15:commentEx w15:paraId="4524B500" w15:done="0"/>
  <w15:commentEx w15:paraId="4E462A31" w15:done="0"/>
  <w15:commentEx w15:paraId="4C77637D"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5267FC" w14:textId="77777777" w:rsidR="00C80DB8" w:rsidRDefault="00C80DB8">
      <w:pPr>
        <w:pStyle w:val="Footer"/>
      </w:pPr>
      <w:r>
        <w:separator/>
      </w:r>
    </w:p>
  </w:endnote>
  <w:endnote w:type="continuationSeparator" w:id="0">
    <w:p w14:paraId="640B6749" w14:textId="77777777" w:rsidR="00C80DB8" w:rsidRDefault="00C80DB8">
      <w:pPr>
        <w:pStyle w:val="Foote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Lucida Grande">
    <w:altName w:val="Arial"/>
    <w:charset w:val="00"/>
    <w:family w:val="auto"/>
    <w:pitch w:val="variable"/>
    <w:sig w:usb0="00000000" w:usb1="5000A1FF" w:usb2="00000000" w:usb3="00000000" w:csb0="000001B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73F777" w14:textId="218001FB" w:rsidR="00C80DB8" w:rsidRDefault="00C80DB8" w:rsidP="00E70588">
    <w:pPr>
      <w:pStyle w:val="Footer"/>
      <w:tabs>
        <w:tab w:val="clear" w:pos="4153"/>
        <w:tab w:val="clear" w:pos="8306"/>
        <w:tab w:val="left" w:pos="4644"/>
        <w:tab w:val="center" w:pos="4680"/>
        <w:tab w:val="right" w:pos="9360"/>
      </w:tabs>
      <w:rPr>
        <w:rFonts w:cs="Arial"/>
        <w:sz w:val="16"/>
        <w:szCs w:val="16"/>
        <w:lang w:val="en-US"/>
      </w:rPr>
    </w:pPr>
    <w:r w:rsidRPr="003E13B9">
      <w:rPr>
        <w:rFonts w:cs="Arial"/>
        <w:sz w:val="16"/>
        <w:szCs w:val="16"/>
        <w:lang w:val="en-US"/>
      </w:rPr>
      <w:fldChar w:fldCharType="begin"/>
    </w:r>
    <w:r w:rsidRPr="003E13B9">
      <w:rPr>
        <w:rFonts w:cs="Arial"/>
        <w:sz w:val="16"/>
        <w:szCs w:val="16"/>
        <w:lang w:val="en-US"/>
      </w:rPr>
      <w:instrText xml:space="preserve"> FILENAME </w:instrText>
    </w:r>
    <w:r w:rsidRPr="003E13B9">
      <w:rPr>
        <w:rFonts w:cs="Arial"/>
        <w:sz w:val="16"/>
        <w:szCs w:val="16"/>
        <w:lang w:val="en-US"/>
      </w:rPr>
      <w:fldChar w:fldCharType="separate"/>
    </w:r>
    <w:r>
      <w:rPr>
        <w:rFonts w:cs="Arial"/>
        <w:noProof/>
        <w:sz w:val="16"/>
        <w:szCs w:val="16"/>
        <w:lang w:val="en-US"/>
      </w:rPr>
      <w:t>Next Brief_V2 URS.docx</w:t>
    </w:r>
    <w:r w:rsidRPr="003E13B9">
      <w:rPr>
        <w:rFonts w:cs="Arial"/>
        <w:sz w:val="16"/>
        <w:szCs w:val="16"/>
        <w:lang w:val="en-US"/>
      </w:rPr>
      <w:fldChar w:fldCharType="end"/>
    </w:r>
    <w:r>
      <w:rPr>
        <w:rFonts w:cs="Arial"/>
        <w:sz w:val="16"/>
        <w:szCs w:val="16"/>
        <w:lang w:val="en-US"/>
      </w:rPr>
      <w:tab/>
    </w:r>
    <w:r w:rsidRPr="00E70588">
      <w:rPr>
        <w:rFonts w:cs="Arial"/>
        <w:sz w:val="16"/>
        <w:szCs w:val="16"/>
        <w:lang w:val="en-US"/>
      </w:rPr>
      <w:t xml:space="preserve">Page </w:t>
    </w:r>
    <w:r w:rsidRPr="00E70588">
      <w:rPr>
        <w:rFonts w:cs="Arial"/>
        <w:sz w:val="16"/>
        <w:szCs w:val="16"/>
        <w:lang w:val="en-US"/>
      </w:rPr>
      <w:fldChar w:fldCharType="begin"/>
    </w:r>
    <w:r w:rsidRPr="00E70588">
      <w:rPr>
        <w:rFonts w:cs="Arial"/>
        <w:sz w:val="16"/>
        <w:szCs w:val="16"/>
        <w:lang w:val="en-US"/>
      </w:rPr>
      <w:instrText xml:space="preserve"> PAGE </w:instrText>
    </w:r>
    <w:r w:rsidRPr="00E70588">
      <w:rPr>
        <w:rFonts w:cs="Arial"/>
        <w:sz w:val="16"/>
        <w:szCs w:val="16"/>
        <w:lang w:val="en-US"/>
      </w:rPr>
      <w:fldChar w:fldCharType="separate"/>
    </w:r>
    <w:r w:rsidR="00BB1DF4">
      <w:rPr>
        <w:rFonts w:cs="Arial"/>
        <w:noProof/>
        <w:sz w:val="16"/>
        <w:szCs w:val="16"/>
        <w:lang w:val="en-US"/>
      </w:rPr>
      <w:t>27</w:t>
    </w:r>
    <w:r w:rsidRPr="00E70588">
      <w:rPr>
        <w:rFonts w:cs="Arial"/>
        <w:sz w:val="16"/>
        <w:szCs w:val="16"/>
        <w:lang w:val="en-US"/>
      </w:rPr>
      <w:fldChar w:fldCharType="end"/>
    </w:r>
    <w:r w:rsidRPr="00E70588">
      <w:rPr>
        <w:rFonts w:cs="Arial"/>
        <w:sz w:val="16"/>
        <w:szCs w:val="16"/>
        <w:lang w:val="en-US"/>
      </w:rPr>
      <w:t xml:space="preserve"> of </w:t>
    </w:r>
    <w:r w:rsidRPr="00E70588">
      <w:rPr>
        <w:rFonts w:cs="Arial"/>
        <w:sz w:val="16"/>
        <w:szCs w:val="16"/>
        <w:lang w:val="en-US"/>
      </w:rPr>
      <w:fldChar w:fldCharType="begin"/>
    </w:r>
    <w:r w:rsidRPr="00E70588">
      <w:rPr>
        <w:rFonts w:cs="Arial"/>
        <w:sz w:val="16"/>
        <w:szCs w:val="16"/>
        <w:lang w:val="en-US"/>
      </w:rPr>
      <w:instrText xml:space="preserve"> NUMPAGES </w:instrText>
    </w:r>
    <w:r w:rsidRPr="00E70588">
      <w:rPr>
        <w:rFonts w:cs="Arial"/>
        <w:sz w:val="16"/>
        <w:szCs w:val="16"/>
        <w:lang w:val="en-US"/>
      </w:rPr>
      <w:fldChar w:fldCharType="separate"/>
    </w:r>
    <w:r w:rsidR="00BB1DF4">
      <w:rPr>
        <w:rFonts w:cs="Arial"/>
        <w:noProof/>
        <w:sz w:val="16"/>
        <w:szCs w:val="16"/>
        <w:lang w:val="en-US"/>
      </w:rPr>
      <w:t>28</w:t>
    </w:r>
    <w:r w:rsidRPr="00E70588">
      <w:rPr>
        <w:rFonts w:cs="Arial"/>
        <w:sz w:val="16"/>
        <w:szCs w:val="16"/>
        <w:lang w:val="en-US"/>
      </w:rPr>
      <w:fldChar w:fldCharType="end"/>
    </w:r>
    <w:r>
      <w:rPr>
        <w:rFonts w:cs="Arial"/>
        <w:sz w:val="16"/>
        <w:szCs w:val="16"/>
        <w:lang w:val="en-US"/>
      </w:rPr>
      <w:tab/>
      <w:t xml:space="preserve"> </w:t>
    </w:r>
    <w:r w:rsidRPr="003E13B9">
      <w:rPr>
        <w:rFonts w:cs="Arial"/>
        <w:sz w:val="16"/>
        <w:szCs w:val="16"/>
        <w:lang w:val="en-US"/>
      </w:rPr>
      <w:t xml:space="preserve">Created on </w:t>
    </w:r>
    <w:r>
      <w:rPr>
        <w:rFonts w:cs="Arial"/>
        <w:sz w:val="16"/>
        <w:szCs w:val="16"/>
        <w:lang w:val="en-US"/>
      </w:rPr>
      <w:fldChar w:fldCharType="begin"/>
    </w:r>
    <w:r>
      <w:rPr>
        <w:rFonts w:cs="Arial"/>
        <w:sz w:val="16"/>
        <w:szCs w:val="16"/>
        <w:lang w:val="en-US"/>
      </w:rPr>
      <w:instrText xml:space="preserve"> CREATEDATE \@ "M/d/yyyy h:mm:ss am/pm" </w:instrText>
    </w:r>
    <w:r>
      <w:rPr>
        <w:rFonts w:cs="Arial"/>
        <w:sz w:val="16"/>
        <w:szCs w:val="16"/>
        <w:lang w:val="en-US"/>
      </w:rPr>
      <w:fldChar w:fldCharType="separate"/>
    </w:r>
    <w:r>
      <w:rPr>
        <w:rFonts w:cs="Arial"/>
        <w:noProof/>
        <w:sz w:val="16"/>
        <w:szCs w:val="16"/>
        <w:lang w:val="en-US"/>
      </w:rPr>
      <w:t>3/16/2015 3:17:00 PM</w:t>
    </w:r>
    <w:r>
      <w:rPr>
        <w:rFonts w:cs="Arial"/>
        <w:sz w:val="16"/>
        <w:szCs w:val="16"/>
        <w:lang w:val="en-US"/>
      </w:rPr>
      <w:fldChar w:fldCharType="end"/>
    </w:r>
    <w:r>
      <w:rPr>
        <w:rFonts w:cs="Arial"/>
        <w:sz w:val="16"/>
        <w:szCs w:val="16"/>
        <w:lang w:val="en-US"/>
      </w:rPr>
      <w:t xml:space="preserve"> </w:t>
    </w:r>
  </w:p>
  <w:p w14:paraId="2EE97A41" w14:textId="77777777" w:rsidR="00C80DB8" w:rsidRDefault="00C80DB8" w:rsidP="004F08FF">
    <w:pPr>
      <w:pStyle w:val="Footer"/>
      <w:tabs>
        <w:tab w:val="clear" w:pos="4153"/>
        <w:tab w:val="clear" w:pos="8306"/>
        <w:tab w:val="center" w:pos="4680"/>
        <w:tab w:val="right" w:pos="9360"/>
      </w:tabs>
      <w:rPr>
        <w:rFonts w:cs="Arial"/>
        <w:sz w:val="16"/>
        <w:szCs w:val="16"/>
        <w:lang w:val="en-US"/>
      </w:rPr>
    </w:pPr>
    <w:r>
      <w:rPr>
        <w:rFonts w:cs="Arial"/>
        <w:sz w:val="16"/>
        <w:szCs w:val="16"/>
        <w:lang w:val="en-US"/>
      </w:rPr>
      <w:tab/>
    </w:r>
    <w:r>
      <w:rPr>
        <w:rFonts w:cs="Arial"/>
        <w:sz w:val="16"/>
        <w:szCs w:val="16"/>
        <w:lang w:val="en-US"/>
      </w:rPr>
      <w:tab/>
      <w:t xml:space="preserve"> </w:t>
    </w:r>
  </w:p>
  <w:p w14:paraId="4E03EA47" w14:textId="77777777" w:rsidR="00C80DB8" w:rsidRDefault="00C80DB8" w:rsidP="004F08FF">
    <w:pPr>
      <w:pStyle w:val="Header"/>
      <w:tabs>
        <w:tab w:val="clear" w:pos="8306"/>
        <w:tab w:val="right" w:pos="9360"/>
      </w:tabs>
      <w:rPr>
        <w:rFonts w:cs="Arial"/>
        <w:sz w:val="16"/>
        <w:szCs w:val="16"/>
      </w:rPr>
    </w:pPr>
    <w:r>
      <w:rPr>
        <w:rFonts w:cs="Arial"/>
        <w:sz w:val="16"/>
        <w:szCs w:val="16"/>
        <w:lang w:val="en-US"/>
      </w:rPr>
      <w:tab/>
    </w:r>
    <w:r>
      <w:rPr>
        <w:rFonts w:cs="Arial"/>
        <w:sz w:val="16"/>
        <w:szCs w:val="16"/>
        <w:lang w:val="en-US"/>
      </w:rPr>
      <w:tab/>
    </w:r>
  </w:p>
  <w:p w14:paraId="22A78463" w14:textId="77777777" w:rsidR="00C80DB8" w:rsidRDefault="00C80DB8" w:rsidP="004F08FF">
    <w:pPr>
      <w:pStyle w:val="Header"/>
      <w:rPr>
        <w:rFonts w:cs="Arial"/>
        <w:noProof/>
        <w:sz w:val="16"/>
        <w:szCs w:val="16"/>
        <w:lang w:val="en-US"/>
      </w:rPr>
    </w:pPr>
    <w:r>
      <w:rPr>
        <w:rFonts w:cs="Arial"/>
        <w:sz w:val="16"/>
        <w:szCs w:val="16"/>
        <w:lang w:val="en-US"/>
      </w:rPr>
      <w:fldChar w:fldCharType="begin"/>
    </w:r>
    <w:r>
      <w:rPr>
        <w:rFonts w:cs="Arial"/>
        <w:sz w:val="16"/>
        <w:szCs w:val="16"/>
        <w:lang w:val="en-US"/>
      </w:rPr>
      <w:instrText xml:space="preserve"> USERADDRESS  \* FirstCap  \* MERGEFORMAT </w:instrText>
    </w:r>
    <w:r>
      <w:rPr>
        <w:rFonts w:cs="Arial"/>
        <w:sz w:val="16"/>
        <w:szCs w:val="16"/>
        <w:lang w:val="en-US"/>
      </w:rPr>
      <w:fldChar w:fldCharType="separate"/>
    </w:r>
    <w:r>
      <w:rPr>
        <w:rFonts w:cs="Arial"/>
        <w:noProof/>
        <w:sz w:val="16"/>
        <w:szCs w:val="16"/>
        <w:lang w:val="en-US"/>
      </w:rPr>
      <w:t>Schawk Inc</w:t>
    </w:r>
  </w:p>
  <w:p w14:paraId="28D409C0" w14:textId="77777777" w:rsidR="00C80DB8" w:rsidRDefault="00C80DB8" w:rsidP="004F08FF">
    <w:pPr>
      <w:pStyle w:val="Header"/>
      <w:rPr>
        <w:rFonts w:cs="Arial"/>
        <w:sz w:val="16"/>
        <w:szCs w:val="16"/>
      </w:rPr>
    </w:pPr>
    <w:r>
      <w:rPr>
        <w:rFonts w:cs="Arial"/>
        <w:sz w:val="16"/>
        <w:szCs w:val="16"/>
        <w:lang w:val="en-US"/>
      </w:rPr>
      <w:fldChar w:fldCharType="end"/>
    </w:r>
    <w:r>
      <w:rPr>
        <w:rFonts w:cs="Arial"/>
        <w:sz w:val="16"/>
      </w:rPr>
      <w:tab/>
    </w:r>
    <w:r>
      <w:rPr>
        <w:rFonts w:cs="Arial"/>
        <w:sz w:val="16"/>
      </w:rPr>
      <w:tab/>
    </w:r>
  </w:p>
  <w:p w14:paraId="6986DD18" w14:textId="77777777" w:rsidR="00C80DB8" w:rsidRPr="00D65290" w:rsidRDefault="00C80DB8">
    <w:pPr>
      <w:pStyle w:val="Footer"/>
      <w:rPr>
        <w:rFonts w:cs="Arial"/>
        <w:sz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F9A84A" w14:textId="77777777" w:rsidR="00C80DB8" w:rsidRDefault="00C80DB8">
      <w:pPr>
        <w:pStyle w:val="Footer"/>
      </w:pPr>
      <w:r>
        <w:separator/>
      </w:r>
    </w:p>
  </w:footnote>
  <w:footnote w:type="continuationSeparator" w:id="0">
    <w:p w14:paraId="3EED6EEC" w14:textId="77777777" w:rsidR="00C80DB8" w:rsidRDefault="00C80DB8">
      <w:pPr>
        <w:pStyle w:val="Footer"/>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717CCC" w14:textId="77777777" w:rsidR="00C80DB8" w:rsidRDefault="00C80DB8" w:rsidP="004F08FF">
    <w:pPr>
      <w:pStyle w:val="Header"/>
      <w:jc w:val="right"/>
    </w:pPr>
    <w:r>
      <w:rPr>
        <w:rFonts w:cs="Arial"/>
        <w:i/>
        <w:noProof/>
        <w:color w:val="000000"/>
        <w:lang w:val="en-US"/>
      </w:rPr>
      <w:drawing>
        <wp:inline distT="0" distB="0" distL="0" distR="0" wp14:anchorId="7B0B5658" wp14:editId="7CFC6DF1">
          <wp:extent cx="2377440" cy="711200"/>
          <wp:effectExtent l="0" t="0" r="10160" b="0"/>
          <wp:docPr id="3" name="Picture 1" descr="SCHAWK-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AWK-Bl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77440" cy="7112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C7D59"/>
    <w:multiLevelType w:val="hybridMultilevel"/>
    <w:tmpl w:val="388A5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85041"/>
    <w:multiLevelType w:val="hybridMultilevel"/>
    <w:tmpl w:val="4A9836B2"/>
    <w:lvl w:ilvl="0" w:tplc="04090003">
      <w:start w:val="1"/>
      <w:numFmt w:val="bullet"/>
      <w:lvlText w:val="o"/>
      <w:lvlJc w:val="left"/>
      <w:pPr>
        <w:tabs>
          <w:tab w:val="num" w:pos="2520"/>
        </w:tabs>
        <w:ind w:left="2520" w:hanging="360"/>
      </w:pPr>
      <w:rPr>
        <w:rFonts w:ascii="Courier New" w:hAnsi="Courier New" w:cs="Courier New"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2" w15:restartNumberingAfterBreak="0">
    <w:nsid w:val="071B55B0"/>
    <w:multiLevelType w:val="hybridMultilevel"/>
    <w:tmpl w:val="1AB2A650"/>
    <w:lvl w:ilvl="0" w:tplc="04090001">
      <w:start w:val="1"/>
      <w:numFmt w:val="bullet"/>
      <w:lvlText w:val=""/>
      <w:lvlJc w:val="left"/>
      <w:pPr>
        <w:tabs>
          <w:tab w:val="num" w:pos="1800"/>
        </w:tabs>
        <w:ind w:left="1800" w:hanging="360"/>
      </w:pPr>
      <w:rPr>
        <w:rFonts w:ascii="Symbol" w:hAnsi="Symbol" w:hint="default"/>
      </w:rPr>
    </w:lvl>
    <w:lvl w:ilvl="1" w:tplc="04090003">
      <w:start w:val="1"/>
      <w:numFmt w:val="bullet"/>
      <w:lvlText w:val="o"/>
      <w:lvlJc w:val="left"/>
      <w:pPr>
        <w:tabs>
          <w:tab w:val="num" w:pos="3960"/>
        </w:tabs>
        <w:ind w:left="3960" w:hanging="360"/>
      </w:pPr>
      <w:rPr>
        <w:rFonts w:ascii="Courier New" w:hAnsi="Courier New" w:cs="Courier New" w:hint="default"/>
      </w:rPr>
    </w:lvl>
    <w:lvl w:ilvl="2" w:tplc="04090005" w:tentative="1">
      <w:start w:val="1"/>
      <w:numFmt w:val="bullet"/>
      <w:lvlText w:val=""/>
      <w:lvlJc w:val="left"/>
      <w:pPr>
        <w:tabs>
          <w:tab w:val="num" w:pos="4680"/>
        </w:tabs>
        <w:ind w:left="4680" w:hanging="360"/>
      </w:pPr>
      <w:rPr>
        <w:rFonts w:ascii="Wingdings" w:hAnsi="Wingdings" w:hint="default"/>
      </w:rPr>
    </w:lvl>
    <w:lvl w:ilvl="3" w:tplc="04090001" w:tentative="1">
      <w:start w:val="1"/>
      <w:numFmt w:val="bullet"/>
      <w:lvlText w:val=""/>
      <w:lvlJc w:val="left"/>
      <w:pPr>
        <w:tabs>
          <w:tab w:val="num" w:pos="5400"/>
        </w:tabs>
        <w:ind w:left="5400" w:hanging="360"/>
      </w:pPr>
      <w:rPr>
        <w:rFonts w:ascii="Symbol" w:hAnsi="Symbol" w:hint="default"/>
      </w:rPr>
    </w:lvl>
    <w:lvl w:ilvl="4" w:tplc="04090003" w:tentative="1">
      <w:start w:val="1"/>
      <w:numFmt w:val="bullet"/>
      <w:lvlText w:val="o"/>
      <w:lvlJc w:val="left"/>
      <w:pPr>
        <w:tabs>
          <w:tab w:val="num" w:pos="6120"/>
        </w:tabs>
        <w:ind w:left="6120" w:hanging="360"/>
      </w:pPr>
      <w:rPr>
        <w:rFonts w:ascii="Courier New" w:hAnsi="Courier New" w:cs="Courier New" w:hint="default"/>
      </w:rPr>
    </w:lvl>
    <w:lvl w:ilvl="5" w:tplc="04090005" w:tentative="1">
      <w:start w:val="1"/>
      <w:numFmt w:val="bullet"/>
      <w:lvlText w:val=""/>
      <w:lvlJc w:val="left"/>
      <w:pPr>
        <w:tabs>
          <w:tab w:val="num" w:pos="6840"/>
        </w:tabs>
        <w:ind w:left="6840" w:hanging="360"/>
      </w:pPr>
      <w:rPr>
        <w:rFonts w:ascii="Wingdings" w:hAnsi="Wingdings" w:hint="default"/>
      </w:rPr>
    </w:lvl>
    <w:lvl w:ilvl="6" w:tplc="04090001" w:tentative="1">
      <w:start w:val="1"/>
      <w:numFmt w:val="bullet"/>
      <w:lvlText w:val=""/>
      <w:lvlJc w:val="left"/>
      <w:pPr>
        <w:tabs>
          <w:tab w:val="num" w:pos="7560"/>
        </w:tabs>
        <w:ind w:left="7560" w:hanging="360"/>
      </w:pPr>
      <w:rPr>
        <w:rFonts w:ascii="Symbol" w:hAnsi="Symbol" w:hint="default"/>
      </w:rPr>
    </w:lvl>
    <w:lvl w:ilvl="7" w:tplc="04090003" w:tentative="1">
      <w:start w:val="1"/>
      <w:numFmt w:val="bullet"/>
      <w:lvlText w:val="o"/>
      <w:lvlJc w:val="left"/>
      <w:pPr>
        <w:tabs>
          <w:tab w:val="num" w:pos="8280"/>
        </w:tabs>
        <w:ind w:left="8280" w:hanging="360"/>
      </w:pPr>
      <w:rPr>
        <w:rFonts w:ascii="Courier New" w:hAnsi="Courier New" w:cs="Courier New" w:hint="default"/>
      </w:rPr>
    </w:lvl>
    <w:lvl w:ilvl="8" w:tplc="04090005" w:tentative="1">
      <w:start w:val="1"/>
      <w:numFmt w:val="bullet"/>
      <w:lvlText w:val=""/>
      <w:lvlJc w:val="left"/>
      <w:pPr>
        <w:tabs>
          <w:tab w:val="num" w:pos="9000"/>
        </w:tabs>
        <w:ind w:left="9000" w:hanging="360"/>
      </w:pPr>
      <w:rPr>
        <w:rFonts w:ascii="Wingdings" w:hAnsi="Wingdings" w:hint="default"/>
      </w:rPr>
    </w:lvl>
  </w:abstractNum>
  <w:abstractNum w:abstractNumId="3" w15:restartNumberingAfterBreak="0">
    <w:nsid w:val="0A906DBE"/>
    <w:multiLevelType w:val="hybridMultilevel"/>
    <w:tmpl w:val="4CC8E972"/>
    <w:lvl w:ilvl="0" w:tplc="04090019">
      <w:start w:val="1"/>
      <w:numFmt w:val="lowerLetter"/>
      <w:lvlText w:val="%1."/>
      <w:lvlJc w:val="left"/>
      <w:pPr>
        <w:tabs>
          <w:tab w:val="num" w:pos="1440"/>
        </w:tabs>
        <w:ind w:left="144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D79190D"/>
    <w:multiLevelType w:val="hybridMultilevel"/>
    <w:tmpl w:val="1B469C7A"/>
    <w:lvl w:ilvl="0" w:tplc="0809000F">
      <w:start w:val="1"/>
      <w:numFmt w:val="decimal"/>
      <w:lvlText w:val="%1."/>
      <w:lvlJc w:val="left"/>
      <w:pPr>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1B9859DB"/>
    <w:multiLevelType w:val="hybridMultilevel"/>
    <w:tmpl w:val="4BCC5BA2"/>
    <w:lvl w:ilvl="0" w:tplc="0809000F">
      <w:start w:val="1"/>
      <w:numFmt w:val="decimal"/>
      <w:lvlText w:val="%1."/>
      <w:lvlJc w:val="left"/>
      <w:pPr>
        <w:ind w:left="1080" w:hanging="360"/>
      </w:p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6" w15:restartNumberingAfterBreak="0">
    <w:nsid w:val="1BC803A3"/>
    <w:multiLevelType w:val="hybridMultilevel"/>
    <w:tmpl w:val="566A7630"/>
    <w:lvl w:ilvl="0" w:tplc="0809000F">
      <w:start w:val="1"/>
      <w:numFmt w:val="decimal"/>
      <w:lvlText w:val="%1."/>
      <w:lvlJc w:val="left"/>
      <w:pPr>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D0C1C7C"/>
    <w:multiLevelType w:val="hybridMultilevel"/>
    <w:tmpl w:val="D1C4C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Wingdings"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Wingdings"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C4D3DEC"/>
    <w:multiLevelType w:val="multilevel"/>
    <w:tmpl w:val="EA88F962"/>
    <w:lvl w:ilvl="0">
      <w:start w:val="1"/>
      <w:numFmt w:val="lowerLetter"/>
      <w:lvlText w:val="%1."/>
      <w:lvlJc w:val="left"/>
      <w:pPr>
        <w:tabs>
          <w:tab w:val="num" w:pos="1080"/>
        </w:tabs>
        <w:ind w:left="1080" w:hanging="360"/>
      </w:pPr>
    </w:lvl>
    <w:lvl w:ilvl="1">
      <w:start w:val="1"/>
      <w:numFmt w:val="lowerLetter"/>
      <w:lvlText w:val="%2."/>
      <w:lvlJc w:val="left"/>
      <w:pPr>
        <w:tabs>
          <w:tab w:val="num" w:pos="720"/>
        </w:tabs>
        <w:ind w:left="720" w:hanging="360"/>
      </w:pPr>
    </w:lvl>
    <w:lvl w:ilvl="2">
      <w:start w:val="1"/>
      <w:numFmt w:val="lowerRoman"/>
      <w:lvlText w:val="%3."/>
      <w:lvlJc w:val="right"/>
      <w:pPr>
        <w:tabs>
          <w:tab w:val="num" w:pos="1440"/>
        </w:tabs>
        <w:ind w:left="1440" w:hanging="180"/>
      </w:pPr>
    </w:lvl>
    <w:lvl w:ilvl="3">
      <w:start w:val="1"/>
      <w:numFmt w:val="decimal"/>
      <w:lvlText w:val="%4."/>
      <w:lvlJc w:val="left"/>
      <w:pPr>
        <w:tabs>
          <w:tab w:val="num" w:pos="2160"/>
        </w:tabs>
        <w:ind w:left="2160" w:hanging="360"/>
      </w:pPr>
    </w:lvl>
    <w:lvl w:ilvl="4">
      <w:start w:val="1"/>
      <w:numFmt w:val="lowerLetter"/>
      <w:lvlText w:val="%5."/>
      <w:lvlJc w:val="left"/>
      <w:pPr>
        <w:tabs>
          <w:tab w:val="num" w:pos="2880"/>
        </w:tabs>
        <w:ind w:left="2880" w:hanging="360"/>
      </w:pPr>
    </w:lvl>
    <w:lvl w:ilvl="5">
      <w:start w:val="1"/>
      <w:numFmt w:val="lowerRoman"/>
      <w:lvlText w:val="%6."/>
      <w:lvlJc w:val="right"/>
      <w:pPr>
        <w:tabs>
          <w:tab w:val="num" w:pos="3600"/>
        </w:tabs>
        <w:ind w:left="3600" w:hanging="180"/>
      </w:pPr>
    </w:lvl>
    <w:lvl w:ilvl="6">
      <w:start w:val="1"/>
      <w:numFmt w:val="decimal"/>
      <w:lvlText w:val="%7."/>
      <w:lvlJc w:val="left"/>
      <w:pPr>
        <w:tabs>
          <w:tab w:val="num" w:pos="4320"/>
        </w:tabs>
        <w:ind w:left="4320" w:hanging="360"/>
      </w:pPr>
    </w:lvl>
    <w:lvl w:ilvl="7">
      <w:start w:val="1"/>
      <w:numFmt w:val="lowerLetter"/>
      <w:lvlText w:val="%8."/>
      <w:lvlJc w:val="left"/>
      <w:pPr>
        <w:tabs>
          <w:tab w:val="num" w:pos="5040"/>
        </w:tabs>
        <w:ind w:left="5040" w:hanging="360"/>
      </w:pPr>
    </w:lvl>
    <w:lvl w:ilvl="8">
      <w:start w:val="1"/>
      <w:numFmt w:val="lowerRoman"/>
      <w:lvlText w:val="%9."/>
      <w:lvlJc w:val="right"/>
      <w:pPr>
        <w:tabs>
          <w:tab w:val="num" w:pos="5760"/>
        </w:tabs>
        <w:ind w:left="5760" w:hanging="180"/>
      </w:pPr>
    </w:lvl>
  </w:abstractNum>
  <w:abstractNum w:abstractNumId="9" w15:restartNumberingAfterBreak="0">
    <w:nsid w:val="338E0FBC"/>
    <w:multiLevelType w:val="hybridMultilevel"/>
    <w:tmpl w:val="BC1C14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CE4138"/>
    <w:multiLevelType w:val="hybridMultilevel"/>
    <w:tmpl w:val="69A8D562"/>
    <w:lvl w:ilvl="0" w:tplc="0809000F">
      <w:start w:val="1"/>
      <w:numFmt w:val="decimal"/>
      <w:lvlText w:val="%1."/>
      <w:lvlJc w:val="left"/>
      <w:pPr>
        <w:ind w:left="780"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11" w15:restartNumberingAfterBreak="0">
    <w:nsid w:val="43DF05F0"/>
    <w:multiLevelType w:val="multilevel"/>
    <w:tmpl w:val="4A9836B2"/>
    <w:lvl w:ilvl="0">
      <w:start w:val="1"/>
      <w:numFmt w:val="bullet"/>
      <w:lvlText w:val="o"/>
      <w:lvlJc w:val="left"/>
      <w:pPr>
        <w:tabs>
          <w:tab w:val="num" w:pos="2520"/>
        </w:tabs>
        <w:ind w:left="2520" w:hanging="360"/>
      </w:pPr>
      <w:rPr>
        <w:rFonts w:ascii="Courier New" w:hAnsi="Courier New" w:cs="Courier New" w:hint="default"/>
      </w:rPr>
    </w:lvl>
    <w:lvl w:ilvl="1">
      <w:start w:val="1"/>
      <w:numFmt w:val="bullet"/>
      <w:lvlText w:val="o"/>
      <w:lvlJc w:val="left"/>
      <w:pPr>
        <w:tabs>
          <w:tab w:val="num" w:pos="3240"/>
        </w:tabs>
        <w:ind w:left="3240" w:hanging="360"/>
      </w:pPr>
      <w:rPr>
        <w:rFonts w:ascii="Courier New" w:hAnsi="Courier New" w:cs="Courier New" w:hint="default"/>
      </w:rPr>
    </w:lvl>
    <w:lvl w:ilvl="2">
      <w:start w:val="1"/>
      <w:numFmt w:val="bullet"/>
      <w:lvlText w:val=""/>
      <w:lvlJc w:val="left"/>
      <w:pPr>
        <w:tabs>
          <w:tab w:val="num" w:pos="3960"/>
        </w:tabs>
        <w:ind w:left="3960" w:hanging="360"/>
      </w:pPr>
      <w:rPr>
        <w:rFonts w:ascii="Wingdings" w:hAnsi="Wingdings" w:hint="default"/>
      </w:rPr>
    </w:lvl>
    <w:lvl w:ilvl="3">
      <w:start w:val="1"/>
      <w:numFmt w:val="bullet"/>
      <w:lvlText w:val=""/>
      <w:lvlJc w:val="left"/>
      <w:pPr>
        <w:tabs>
          <w:tab w:val="num" w:pos="4680"/>
        </w:tabs>
        <w:ind w:left="4680" w:hanging="360"/>
      </w:pPr>
      <w:rPr>
        <w:rFonts w:ascii="Symbol" w:hAnsi="Symbol" w:hint="default"/>
      </w:rPr>
    </w:lvl>
    <w:lvl w:ilvl="4">
      <w:start w:val="1"/>
      <w:numFmt w:val="bullet"/>
      <w:lvlText w:val="o"/>
      <w:lvlJc w:val="left"/>
      <w:pPr>
        <w:tabs>
          <w:tab w:val="num" w:pos="5400"/>
        </w:tabs>
        <w:ind w:left="5400" w:hanging="360"/>
      </w:pPr>
      <w:rPr>
        <w:rFonts w:ascii="Courier New" w:hAnsi="Courier New" w:cs="Courier New" w:hint="default"/>
      </w:rPr>
    </w:lvl>
    <w:lvl w:ilvl="5">
      <w:start w:val="1"/>
      <w:numFmt w:val="bullet"/>
      <w:lvlText w:val=""/>
      <w:lvlJc w:val="left"/>
      <w:pPr>
        <w:tabs>
          <w:tab w:val="num" w:pos="6120"/>
        </w:tabs>
        <w:ind w:left="6120" w:hanging="360"/>
      </w:pPr>
      <w:rPr>
        <w:rFonts w:ascii="Wingdings" w:hAnsi="Wingdings" w:hint="default"/>
      </w:rPr>
    </w:lvl>
    <w:lvl w:ilvl="6">
      <w:start w:val="1"/>
      <w:numFmt w:val="bullet"/>
      <w:lvlText w:val=""/>
      <w:lvlJc w:val="left"/>
      <w:pPr>
        <w:tabs>
          <w:tab w:val="num" w:pos="6840"/>
        </w:tabs>
        <w:ind w:left="6840" w:hanging="360"/>
      </w:pPr>
      <w:rPr>
        <w:rFonts w:ascii="Symbol" w:hAnsi="Symbol" w:hint="default"/>
      </w:rPr>
    </w:lvl>
    <w:lvl w:ilvl="7">
      <w:start w:val="1"/>
      <w:numFmt w:val="bullet"/>
      <w:lvlText w:val="o"/>
      <w:lvlJc w:val="left"/>
      <w:pPr>
        <w:tabs>
          <w:tab w:val="num" w:pos="7560"/>
        </w:tabs>
        <w:ind w:left="7560" w:hanging="360"/>
      </w:pPr>
      <w:rPr>
        <w:rFonts w:ascii="Courier New" w:hAnsi="Courier New" w:cs="Courier New" w:hint="default"/>
      </w:rPr>
    </w:lvl>
    <w:lvl w:ilvl="8">
      <w:start w:val="1"/>
      <w:numFmt w:val="bullet"/>
      <w:lvlText w:val=""/>
      <w:lvlJc w:val="left"/>
      <w:pPr>
        <w:tabs>
          <w:tab w:val="num" w:pos="8280"/>
        </w:tabs>
        <w:ind w:left="8280" w:hanging="360"/>
      </w:pPr>
      <w:rPr>
        <w:rFonts w:ascii="Wingdings" w:hAnsi="Wingdings" w:hint="default"/>
      </w:rPr>
    </w:lvl>
  </w:abstractNum>
  <w:abstractNum w:abstractNumId="12" w15:restartNumberingAfterBreak="0">
    <w:nsid w:val="44151865"/>
    <w:multiLevelType w:val="hybridMultilevel"/>
    <w:tmpl w:val="2C147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C63E54"/>
    <w:multiLevelType w:val="hybridMultilevel"/>
    <w:tmpl w:val="D1A65544"/>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15:restartNumberingAfterBreak="0">
    <w:nsid w:val="59C81C6F"/>
    <w:multiLevelType w:val="hybridMultilevel"/>
    <w:tmpl w:val="2BE09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396F5A"/>
    <w:multiLevelType w:val="hybridMultilevel"/>
    <w:tmpl w:val="4DA4044C"/>
    <w:lvl w:ilvl="0" w:tplc="04090003">
      <w:start w:val="1"/>
      <w:numFmt w:val="bullet"/>
      <w:lvlText w:val="o"/>
      <w:lvlJc w:val="left"/>
      <w:pPr>
        <w:tabs>
          <w:tab w:val="num" w:pos="3960"/>
        </w:tabs>
        <w:ind w:left="3960" w:hanging="360"/>
      </w:pPr>
      <w:rPr>
        <w:rFonts w:ascii="Courier New" w:hAnsi="Courier New" w:cs="Courier New" w:hint="default"/>
      </w:rPr>
    </w:lvl>
    <w:lvl w:ilvl="1" w:tplc="04090003" w:tentative="1">
      <w:start w:val="1"/>
      <w:numFmt w:val="bullet"/>
      <w:lvlText w:val="o"/>
      <w:lvlJc w:val="left"/>
      <w:pPr>
        <w:tabs>
          <w:tab w:val="num" w:pos="4680"/>
        </w:tabs>
        <w:ind w:left="4680" w:hanging="360"/>
      </w:pPr>
      <w:rPr>
        <w:rFonts w:ascii="Courier New" w:hAnsi="Courier New" w:cs="Courier New" w:hint="default"/>
      </w:rPr>
    </w:lvl>
    <w:lvl w:ilvl="2" w:tplc="04090005" w:tentative="1">
      <w:start w:val="1"/>
      <w:numFmt w:val="bullet"/>
      <w:lvlText w:val=""/>
      <w:lvlJc w:val="left"/>
      <w:pPr>
        <w:tabs>
          <w:tab w:val="num" w:pos="5400"/>
        </w:tabs>
        <w:ind w:left="5400" w:hanging="360"/>
      </w:pPr>
      <w:rPr>
        <w:rFonts w:ascii="Wingdings" w:hAnsi="Wingdings" w:hint="default"/>
      </w:rPr>
    </w:lvl>
    <w:lvl w:ilvl="3" w:tplc="04090001" w:tentative="1">
      <w:start w:val="1"/>
      <w:numFmt w:val="bullet"/>
      <w:lvlText w:val=""/>
      <w:lvlJc w:val="left"/>
      <w:pPr>
        <w:tabs>
          <w:tab w:val="num" w:pos="6120"/>
        </w:tabs>
        <w:ind w:left="6120" w:hanging="360"/>
      </w:pPr>
      <w:rPr>
        <w:rFonts w:ascii="Symbol" w:hAnsi="Symbol" w:hint="default"/>
      </w:rPr>
    </w:lvl>
    <w:lvl w:ilvl="4" w:tplc="04090003" w:tentative="1">
      <w:start w:val="1"/>
      <w:numFmt w:val="bullet"/>
      <w:lvlText w:val="o"/>
      <w:lvlJc w:val="left"/>
      <w:pPr>
        <w:tabs>
          <w:tab w:val="num" w:pos="6840"/>
        </w:tabs>
        <w:ind w:left="6840" w:hanging="360"/>
      </w:pPr>
      <w:rPr>
        <w:rFonts w:ascii="Courier New" w:hAnsi="Courier New" w:cs="Courier New" w:hint="default"/>
      </w:rPr>
    </w:lvl>
    <w:lvl w:ilvl="5" w:tplc="04090005" w:tentative="1">
      <w:start w:val="1"/>
      <w:numFmt w:val="bullet"/>
      <w:lvlText w:val=""/>
      <w:lvlJc w:val="left"/>
      <w:pPr>
        <w:tabs>
          <w:tab w:val="num" w:pos="7560"/>
        </w:tabs>
        <w:ind w:left="7560" w:hanging="360"/>
      </w:pPr>
      <w:rPr>
        <w:rFonts w:ascii="Wingdings" w:hAnsi="Wingdings" w:hint="default"/>
      </w:rPr>
    </w:lvl>
    <w:lvl w:ilvl="6" w:tplc="04090001" w:tentative="1">
      <w:start w:val="1"/>
      <w:numFmt w:val="bullet"/>
      <w:lvlText w:val=""/>
      <w:lvlJc w:val="left"/>
      <w:pPr>
        <w:tabs>
          <w:tab w:val="num" w:pos="8280"/>
        </w:tabs>
        <w:ind w:left="8280" w:hanging="360"/>
      </w:pPr>
      <w:rPr>
        <w:rFonts w:ascii="Symbol" w:hAnsi="Symbol" w:hint="default"/>
      </w:rPr>
    </w:lvl>
    <w:lvl w:ilvl="7" w:tplc="04090003" w:tentative="1">
      <w:start w:val="1"/>
      <w:numFmt w:val="bullet"/>
      <w:lvlText w:val="o"/>
      <w:lvlJc w:val="left"/>
      <w:pPr>
        <w:tabs>
          <w:tab w:val="num" w:pos="9000"/>
        </w:tabs>
        <w:ind w:left="9000" w:hanging="360"/>
      </w:pPr>
      <w:rPr>
        <w:rFonts w:ascii="Courier New" w:hAnsi="Courier New" w:cs="Courier New" w:hint="default"/>
      </w:rPr>
    </w:lvl>
    <w:lvl w:ilvl="8" w:tplc="04090005" w:tentative="1">
      <w:start w:val="1"/>
      <w:numFmt w:val="bullet"/>
      <w:lvlText w:val=""/>
      <w:lvlJc w:val="left"/>
      <w:pPr>
        <w:tabs>
          <w:tab w:val="num" w:pos="9720"/>
        </w:tabs>
        <w:ind w:left="9720" w:hanging="360"/>
      </w:pPr>
      <w:rPr>
        <w:rFonts w:ascii="Wingdings" w:hAnsi="Wingdings" w:hint="default"/>
      </w:rPr>
    </w:lvl>
  </w:abstractNum>
  <w:abstractNum w:abstractNumId="16" w15:restartNumberingAfterBreak="0">
    <w:nsid w:val="69D558A0"/>
    <w:multiLevelType w:val="hybridMultilevel"/>
    <w:tmpl w:val="0C081266"/>
    <w:lvl w:ilvl="0" w:tplc="04090019">
      <w:start w:val="1"/>
      <w:numFmt w:val="lowerLetter"/>
      <w:lvlText w:val="%1."/>
      <w:lvlJc w:val="left"/>
      <w:pPr>
        <w:tabs>
          <w:tab w:val="num" w:pos="1440"/>
        </w:tabs>
        <w:ind w:left="1440" w:hanging="360"/>
      </w:pPr>
    </w:lvl>
    <w:lvl w:ilvl="1" w:tplc="0809000F">
      <w:start w:val="1"/>
      <w:numFmt w:val="decimal"/>
      <w:lvlText w:val="%2."/>
      <w:lvlJc w:val="left"/>
      <w:pPr>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6E0A4016"/>
    <w:multiLevelType w:val="hybridMultilevel"/>
    <w:tmpl w:val="9D044FAC"/>
    <w:lvl w:ilvl="0" w:tplc="FFFFFFFF">
      <w:start w:val="1"/>
      <w:numFmt w:val="bullet"/>
      <w:pStyle w:val="ActionItems"/>
      <w:lvlText w:val=""/>
      <w:lvlJc w:val="left"/>
      <w:pPr>
        <w:tabs>
          <w:tab w:val="num" w:pos="360"/>
        </w:tabs>
        <w:ind w:left="360" w:hanging="360"/>
      </w:pPr>
      <w:rPr>
        <w:rFonts w:ascii="Wingdings" w:hAnsi="Wingdings" w:hint="default"/>
      </w:rPr>
    </w:lvl>
    <w:lvl w:ilvl="1" w:tplc="FFFFFFFF" w:tentative="1">
      <w:start w:val="1"/>
      <w:numFmt w:val="bullet"/>
      <w:lvlText w:val="o"/>
      <w:lvlJc w:val="left"/>
      <w:pPr>
        <w:tabs>
          <w:tab w:val="num" w:pos="1080"/>
        </w:tabs>
        <w:ind w:left="1080" w:hanging="360"/>
      </w:pPr>
      <w:rPr>
        <w:rFonts w:ascii="Courier New" w:hAnsi="Courier New" w:cs="Wingdings"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Wingdings"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Wingdings"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6F124B32"/>
    <w:multiLevelType w:val="hybridMultilevel"/>
    <w:tmpl w:val="EA88F962"/>
    <w:lvl w:ilvl="0" w:tplc="04090019">
      <w:start w:val="1"/>
      <w:numFmt w:val="lowerLetter"/>
      <w:lvlText w:val="%1."/>
      <w:lvlJc w:val="left"/>
      <w:pPr>
        <w:tabs>
          <w:tab w:val="num" w:pos="1080"/>
        </w:tabs>
        <w:ind w:left="1080" w:hanging="360"/>
      </w:p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9" w15:restartNumberingAfterBreak="0">
    <w:nsid w:val="773D35A2"/>
    <w:multiLevelType w:val="multilevel"/>
    <w:tmpl w:val="4BCC5BA2"/>
    <w:lvl w:ilvl="0">
      <w:start w:val="1"/>
      <w:numFmt w:val="decimal"/>
      <w:lvlText w:val="%1."/>
      <w:lvlJc w:val="left"/>
      <w:pPr>
        <w:ind w:left="1080" w:hanging="360"/>
      </w:pPr>
    </w:lvl>
    <w:lvl w:ilvl="1">
      <w:start w:val="1"/>
      <w:numFmt w:val="lowerLetter"/>
      <w:lvlText w:val="%2."/>
      <w:lvlJc w:val="left"/>
      <w:pPr>
        <w:tabs>
          <w:tab w:val="num" w:pos="720"/>
        </w:tabs>
        <w:ind w:left="720" w:hanging="360"/>
      </w:pPr>
    </w:lvl>
    <w:lvl w:ilvl="2">
      <w:start w:val="1"/>
      <w:numFmt w:val="lowerRoman"/>
      <w:lvlText w:val="%3."/>
      <w:lvlJc w:val="right"/>
      <w:pPr>
        <w:tabs>
          <w:tab w:val="num" w:pos="1440"/>
        </w:tabs>
        <w:ind w:left="1440" w:hanging="180"/>
      </w:pPr>
    </w:lvl>
    <w:lvl w:ilvl="3">
      <w:start w:val="1"/>
      <w:numFmt w:val="decimal"/>
      <w:lvlText w:val="%4."/>
      <w:lvlJc w:val="left"/>
      <w:pPr>
        <w:tabs>
          <w:tab w:val="num" w:pos="2160"/>
        </w:tabs>
        <w:ind w:left="2160" w:hanging="360"/>
      </w:pPr>
    </w:lvl>
    <w:lvl w:ilvl="4">
      <w:start w:val="1"/>
      <w:numFmt w:val="lowerLetter"/>
      <w:lvlText w:val="%5."/>
      <w:lvlJc w:val="left"/>
      <w:pPr>
        <w:tabs>
          <w:tab w:val="num" w:pos="2880"/>
        </w:tabs>
        <w:ind w:left="2880" w:hanging="360"/>
      </w:pPr>
    </w:lvl>
    <w:lvl w:ilvl="5">
      <w:start w:val="1"/>
      <w:numFmt w:val="lowerRoman"/>
      <w:lvlText w:val="%6."/>
      <w:lvlJc w:val="right"/>
      <w:pPr>
        <w:tabs>
          <w:tab w:val="num" w:pos="3600"/>
        </w:tabs>
        <w:ind w:left="3600" w:hanging="180"/>
      </w:pPr>
    </w:lvl>
    <w:lvl w:ilvl="6">
      <w:start w:val="1"/>
      <w:numFmt w:val="decimal"/>
      <w:lvlText w:val="%7."/>
      <w:lvlJc w:val="left"/>
      <w:pPr>
        <w:tabs>
          <w:tab w:val="num" w:pos="4320"/>
        </w:tabs>
        <w:ind w:left="4320" w:hanging="360"/>
      </w:pPr>
    </w:lvl>
    <w:lvl w:ilvl="7">
      <w:start w:val="1"/>
      <w:numFmt w:val="lowerLetter"/>
      <w:lvlText w:val="%8."/>
      <w:lvlJc w:val="left"/>
      <w:pPr>
        <w:tabs>
          <w:tab w:val="num" w:pos="5040"/>
        </w:tabs>
        <w:ind w:left="5040" w:hanging="360"/>
      </w:pPr>
    </w:lvl>
    <w:lvl w:ilvl="8">
      <w:start w:val="1"/>
      <w:numFmt w:val="lowerRoman"/>
      <w:lvlText w:val="%9."/>
      <w:lvlJc w:val="right"/>
      <w:pPr>
        <w:tabs>
          <w:tab w:val="num" w:pos="5760"/>
        </w:tabs>
        <w:ind w:left="5760" w:hanging="180"/>
      </w:pPr>
    </w:lvl>
  </w:abstractNum>
  <w:abstractNum w:abstractNumId="20" w15:restartNumberingAfterBreak="0">
    <w:nsid w:val="776D6606"/>
    <w:multiLevelType w:val="hybridMultilevel"/>
    <w:tmpl w:val="146E2B68"/>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1" w15:restartNumberingAfterBreak="0">
    <w:nsid w:val="7F424F30"/>
    <w:multiLevelType w:val="hybridMultilevel"/>
    <w:tmpl w:val="AEC2D5A2"/>
    <w:lvl w:ilvl="0" w:tplc="0809000F">
      <w:start w:val="1"/>
      <w:numFmt w:val="decimal"/>
      <w:lvlText w:val="%1."/>
      <w:lvlJc w:val="left"/>
      <w:pPr>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7"/>
  </w:num>
  <w:num w:numId="2">
    <w:abstractNumId w:val="7"/>
  </w:num>
  <w:num w:numId="3">
    <w:abstractNumId w:val="10"/>
  </w:num>
  <w:num w:numId="4">
    <w:abstractNumId w:val="21"/>
  </w:num>
  <w:num w:numId="5">
    <w:abstractNumId w:val="6"/>
  </w:num>
  <w:num w:numId="6">
    <w:abstractNumId w:val="3"/>
  </w:num>
  <w:num w:numId="7">
    <w:abstractNumId w:val="4"/>
  </w:num>
  <w:num w:numId="8">
    <w:abstractNumId w:val="13"/>
  </w:num>
  <w:num w:numId="9">
    <w:abstractNumId w:val="16"/>
  </w:num>
  <w:num w:numId="10">
    <w:abstractNumId w:val="5"/>
  </w:num>
  <w:num w:numId="11">
    <w:abstractNumId w:val="18"/>
  </w:num>
  <w:num w:numId="12">
    <w:abstractNumId w:val="8"/>
  </w:num>
  <w:num w:numId="13">
    <w:abstractNumId w:val="19"/>
  </w:num>
  <w:num w:numId="14">
    <w:abstractNumId w:val="1"/>
  </w:num>
  <w:num w:numId="15">
    <w:abstractNumId w:val="11"/>
  </w:num>
  <w:num w:numId="16">
    <w:abstractNumId w:val="2"/>
  </w:num>
  <w:num w:numId="17">
    <w:abstractNumId w:val="20"/>
  </w:num>
  <w:num w:numId="18">
    <w:abstractNumId w:val="15"/>
  </w:num>
  <w:num w:numId="19">
    <w:abstractNumId w:val="12"/>
  </w:num>
  <w:num w:numId="20">
    <w:abstractNumId w:val="0"/>
  </w:num>
  <w:num w:numId="21">
    <w:abstractNumId w:val="9"/>
  </w:num>
  <w:num w:numId="22">
    <w:abstractNumId w:val="14"/>
  </w:num>
  <w:numIdMacAtCleanup w:val="11"/>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eil Swallow">
    <w15:presenceInfo w15:providerId="AD" w15:userId="S-1-5-21-738046011-452265090-3909171688-96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E20"/>
    <w:rsid w:val="00033833"/>
    <w:rsid w:val="00036B1C"/>
    <w:rsid w:val="000468C2"/>
    <w:rsid w:val="0004780B"/>
    <w:rsid w:val="000664BE"/>
    <w:rsid w:val="00075D4F"/>
    <w:rsid w:val="000B7745"/>
    <w:rsid w:val="000C743E"/>
    <w:rsid w:val="000C7631"/>
    <w:rsid w:val="000F4DDF"/>
    <w:rsid w:val="000F5984"/>
    <w:rsid w:val="000F7C1E"/>
    <w:rsid w:val="001030EA"/>
    <w:rsid w:val="00122715"/>
    <w:rsid w:val="00130502"/>
    <w:rsid w:val="00137027"/>
    <w:rsid w:val="0014078F"/>
    <w:rsid w:val="00145E22"/>
    <w:rsid w:val="0015530F"/>
    <w:rsid w:val="00163220"/>
    <w:rsid w:val="001A336A"/>
    <w:rsid w:val="001B29D7"/>
    <w:rsid w:val="001B5FA0"/>
    <w:rsid w:val="001C1B52"/>
    <w:rsid w:val="001C4C33"/>
    <w:rsid w:val="001C5133"/>
    <w:rsid w:val="001D2C03"/>
    <w:rsid w:val="001E61F0"/>
    <w:rsid w:val="001E6803"/>
    <w:rsid w:val="0020214A"/>
    <w:rsid w:val="00206F0E"/>
    <w:rsid w:val="002536F6"/>
    <w:rsid w:val="0026768F"/>
    <w:rsid w:val="0027442B"/>
    <w:rsid w:val="00291AB7"/>
    <w:rsid w:val="003124BB"/>
    <w:rsid w:val="003523C0"/>
    <w:rsid w:val="003557B3"/>
    <w:rsid w:val="00360269"/>
    <w:rsid w:val="003856EA"/>
    <w:rsid w:val="00386C38"/>
    <w:rsid w:val="003977FA"/>
    <w:rsid w:val="003D04C8"/>
    <w:rsid w:val="003D12E6"/>
    <w:rsid w:val="003D6BF0"/>
    <w:rsid w:val="003D7446"/>
    <w:rsid w:val="003E100A"/>
    <w:rsid w:val="003F63E0"/>
    <w:rsid w:val="00416D6A"/>
    <w:rsid w:val="004222F4"/>
    <w:rsid w:val="00425B6B"/>
    <w:rsid w:val="004A4DF2"/>
    <w:rsid w:val="004A7A38"/>
    <w:rsid w:val="004C57C8"/>
    <w:rsid w:val="004D46B6"/>
    <w:rsid w:val="004D6BEF"/>
    <w:rsid w:val="004E34EB"/>
    <w:rsid w:val="004F08FF"/>
    <w:rsid w:val="004F1D7A"/>
    <w:rsid w:val="004F24CF"/>
    <w:rsid w:val="004F4DC3"/>
    <w:rsid w:val="00500963"/>
    <w:rsid w:val="00500C6F"/>
    <w:rsid w:val="00507766"/>
    <w:rsid w:val="0051155A"/>
    <w:rsid w:val="00522553"/>
    <w:rsid w:val="005351C6"/>
    <w:rsid w:val="00551F03"/>
    <w:rsid w:val="00555DC2"/>
    <w:rsid w:val="00565CE0"/>
    <w:rsid w:val="00573CE8"/>
    <w:rsid w:val="0057460A"/>
    <w:rsid w:val="00581A51"/>
    <w:rsid w:val="005B0D60"/>
    <w:rsid w:val="005C01E9"/>
    <w:rsid w:val="005C6BEA"/>
    <w:rsid w:val="005E2CDE"/>
    <w:rsid w:val="00610DE7"/>
    <w:rsid w:val="0063165A"/>
    <w:rsid w:val="0063287F"/>
    <w:rsid w:val="00680AB3"/>
    <w:rsid w:val="006A0BC0"/>
    <w:rsid w:val="006A4DCB"/>
    <w:rsid w:val="006B1D34"/>
    <w:rsid w:val="006B2F1F"/>
    <w:rsid w:val="006D78AF"/>
    <w:rsid w:val="006E5B5D"/>
    <w:rsid w:val="00722E1B"/>
    <w:rsid w:val="00740270"/>
    <w:rsid w:val="0076218F"/>
    <w:rsid w:val="007652D9"/>
    <w:rsid w:val="007762DB"/>
    <w:rsid w:val="00787291"/>
    <w:rsid w:val="007A6FC8"/>
    <w:rsid w:val="007C440B"/>
    <w:rsid w:val="007D050B"/>
    <w:rsid w:val="007E65F2"/>
    <w:rsid w:val="007F5581"/>
    <w:rsid w:val="008343EC"/>
    <w:rsid w:val="00834F49"/>
    <w:rsid w:val="00845174"/>
    <w:rsid w:val="00854BA4"/>
    <w:rsid w:val="00880E21"/>
    <w:rsid w:val="00885D26"/>
    <w:rsid w:val="008A3FF8"/>
    <w:rsid w:val="008A6C77"/>
    <w:rsid w:val="008C0140"/>
    <w:rsid w:val="008C40AD"/>
    <w:rsid w:val="008C52DA"/>
    <w:rsid w:val="008D40A5"/>
    <w:rsid w:val="008E1CAD"/>
    <w:rsid w:val="008E502B"/>
    <w:rsid w:val="00903CAA"/>
    <w:rsid w:val="009362CD"/>
    <w:rsid w:val="009522CF"/>
    <w:rsid w:val="009721F8"/>
    <w:rsid w:val="00977C61"/>
    <w:rsid w:val="00982D05"/>
    <w:rsid w:val="00983F2F"/>
    <w:rsid w:val="009B2CD3"/>
    <w:rsid w:val="009C1807"/>
    <w:rsid w:val="00A4367D"/>
    <w:rsid w:val="00A60E05"/>
    <w:rsid w:val="00A65811"/>
    <w:rsid w:val="00A67622"/>
    <w:rsid w:val="00A721DB"/>
    <w:rsid w:val="00A80089"/>
    <w:rsid w:val="00A813D1"/>
    <w:rsid w:val="00A862CA"/>
    <w:rsid w:val="00A97370"/>
    <w:rsid w:val="00AA4AAF"/>
    <w:rsid w:val="00AA648C"/>
    <w:rsid w:val="00AC7B95"/>
    <w:rsid w:val="00AD1CF4"/>
    <w:rsid w:val="00AD353C"/>
    <w:rsid w:val="00B04120"/>
    <w:rsid w:val="00B150E2"/>
    <w:rsid w:val="00B338DE"/>
    <w:rsid w:val="00B41EC9"/>
    <w:rsid w:val="00B4726D"/>
    <w:rsid w:val="00B54A55"/>
    <w:rsid w:val="00B650B7"/>
    <w:rsid w:val="00B668CF"/>
    <w:rsid w:val="00B71C20"/>
    <w:rsid w:val="00B94598"/>
    <w:rsid w:val="00BA261C"/>
    <w:rsid w:val="00BB1DF4"/>
    <w:rsid w:val="00BB4C93"/>
    <w:rsid w:val="00BD6540"/>
    <w:rsid w:val="00BE58C2"/>
    <w:rsid w:val="00BF1FBD"/>
    <w:rsid w:val="00BF4230"/>
    <w:rsid w:val="00C06245"/>
    <w:rsid w:val="00C7265F"/>
    <w:rsid w:val="00C80DB8"/>
    <w:rsid w:val="00C83B19"/>
    <w:rsid w:val="00C84D9E"/>
    <w:rsid w:val="00C87AEE"/>
    <w:rsid w:val="00C92958"/>
    <w:rsid w:val="00CA2C58"/>
    <w:rsid w:val="00CA673A"/>
    <w:rsid w:val="00CB30B8"/>
    <w:rsid w:val="00CB353C"/>
    <w:rsid w:val="00CB4A5B"/>
    <w:rsid w:val="00CC1376"/>
    <w:rsid w:val="00CD6F02"/>
    <w:rsid w:val="00CF4467"/>
    <w:rsid w:val="00CF475E"/>
    <w:rsid w:val="00D03AD2"/>
    <w:rsid w:val="00D231F1"/>
    <w:rsid w:val="00D255BB"/>
    <w:rsid w:val="00D321F1"/>
    <w:rsid w:val="00D416F4"/>
    <w:rsid w:val="00D44AB9"/>
    <w:rsid w:val="00D565B6"/>
    <w:rsid w:val="00D6131E"/>
    <w:rsid w:val="00D74D7E"/>
    <w:rsid w:val="00D84C60"/>
    <w:rsid w:val="00D85F58"/>
    <w:rsid w:val="00D92762"/>
    <w:rsid w:val="00D9564A"/>
    <w:rsid w:val="00DA140F"/>
    <w:rsid w:val="00DA62BC"/>
    <w:rsid w:val="00DB4A66"/>
    <w:rsid w:val="00DB650E"/>
    <w:rsid w:val="00DD130E"/>
    <w:rsid w:val="00E10583"/>
    <w:rsid w:val="00E14927"/>
    <w:rsid w:val="00E34716"/>
    <w:rsid w:val="00E42B68"/>
    <w:rsid w:val="00E43FD3"/>
    <w:rsid w:val="00E70588"/>
    <w:rsid w:val="00E732E0"/>
    <w:rsid w:val="00E7572E"/>
    <w:rsid w:val="00E812A5"/>
    <w:rsid w:val="00E82904"/>
    <w:rsid w:val="00EA5238"/>
    <w:rsid w:val="00EB0AB5"/>
    <w:rsid w:val="00EB5E20"/>
    <w:rsid w:val="00EC5C46"/>
    <w:rsid w:val="00EE1FB4"/>
    <w:rsid w:val="00EE3F07"/>
    <w:rsid w:val="00EF033E"/>
    <w:rsid w:val="00F058F9"/>
    <w:rsid w:val="00F17045"/>
    <w:rsid w:val="00F47931"/>
    <w:rsid w:val="00F62C96"/>
    <w:rsid w:val="00F745A2"/>
    <w:rsid w:val="00FB6620"/>
    <w:rsid w:val="00FE3545"/>
    <w:rsid w:val="00FE5428"/>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195E4BD4"/>
  <w14:defaultImageDpi w14:val="300"/>
  <w15:docId w15:val="{48255E83-30BE-4429-9A2E-BC7F501D7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GB"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4D9E"/>
    <w:rPr>
      <w:rFonts w:ascii="Arial" w:hAnsi="Arial"/>
    </w:rPr>
  </w:style>
  <w:style w:type="paragraph" w:styleId="Heading1">
    <w:name w:val="heading 1"/>
    <w:basedOn w:val="Normal"/>
    <w:next w:val="Normal"/>
    <w:link w:val="Heading1Char"/>
    <w:qFormat/>
    <w:rsid w:val="00C84D9E"/>
    <w:pPr>
      <w:keepNext/>
      <w:outlineLvl w:val="0"/>
    </w:pPr>
    <w:rPr>
      <w:rFonts w:cs="Arial"/>
      <w:b/>
      <w:bCs/>
      <w:sz w:val="28"/>
    </w:rPr>
  </w:style>
  <w:style w:type="paragraph" w:styleId="Heading2">
    <w:name w:val="heading 2"/>
    <w:basedOn w:val="Normal"/>
    <w:next w:val="Normal"/>
    <w:qFormat/>
    <w:rsid w:val="00291AB7"/>
    <w:pPr>
      <w:keepNext/>
      <w:outlineLvl w:val="1"/>
    </w:pPr>
    <w:rPr>
      <w:rFonts w:cs="Arial"/>
      <w:b/>
      <w:bCs/>
    </w:rPr>
  </w:style>
  <w:style w:type="paragraph" w:styleId="Heading3">
    <w:name w:val="heading 3"/>
    <w:basedOn w:val="Normal"/>
    <w:next w:val="Normal"/>
    <w:qFormat/>
    <w:pPr>
      <w:keepNext/>
      <w:ind w:left="360"/>
      <w:outlineLvl w:val="2"/>
    </w:pPr>
    <w:rPr>
      <w:rFonts w:cs="Arial"/>
      <w:b/>
      <w:bCs/>
      <w:sz w:val="20"/>
    </w:rPr>
  </w:style>
  <w:style w:type="paragraph" w:styleId="Heading4">
    <w:name w:val="heading 4"/>
    <w:basedOn w:val="Normal"/>
    <w:next w:val="Normal"/>
    <w:qFormat/>
    <w:pPr>
      <w:keepNext/>
      <w:ind w:left="360"/>
      <w:jc w:val="center"/>
      <w:outlineLvl w:val="3"/>
    </w:pPr>
    <w:rPr>
      <w:rFonts w:cs="Arial"/>
      <w:b/>
      <w:bCs/>
      <w:sz w:val="20"/>
    </w:rPr>
  </w:style>
  <w:style w:type="paragraph" w:styleId="Heading5">
    <w:name w:val="heading 5"/>
    <w:basedOn w:val="Normal"/>
    <w:next w:val="Normal"/>
    <w:qFormat/>
    <w:pPr>
      <w:keepNext/>
      <w:outlineLvl w:val="4"/>
    </w:pPr>
    <w:rPr>
      <w:b/>
      <w:bCs/>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style>
  <w:style w:type="paragraph" w:customStyle="1" w:styleId="FieldText">
    <w:name w:val="Field Text"/>
    <w:basedOn w:val="Normal"/>
    <w:pPr>
      <w:spacing w:before="60" w:after="60"/>
    </w:pPr>
    <w:rPr>
      <w:sz w:val="19"/>
      <w:szCs w:val="20"/>
      <w:lang w:val="en-US"/>
    </w:rPr>
  </w:style>
  <w:style w:type="paragraph" w:customStyle="1" w:styleId="FieldLabel">
    <w:name w:val="Field Label"/>
    <w:basedOn w:val="Normal"/>
    <w:pPr>
      <w:spacing w:before="60" w:after="60"/>
    </w:pPr>
    <w:rPr>
      <w:b/>
      <w:sz w:val="19"/>
      <w:szCs w:val="22"/>
      <w:lang w:val="en-US"/>
    </w:rPr>
  </w:style>
  <w:style w:type="paragraph" w:customStyle="1" w:styleId="MeetingInformation">
    <w:name w:val="Meeting Information"/>
    <w:basedOn w:val="FieldText"/>
    <w:pPr>
      <w:spacing w:before="0" w:after="0"/>
      <w:ind w:left="990"/>
      <w:jc w:val="right"/>
    </w:pPr>
    <w:rPr>
      <w:rFonts w:cs="Arial"/>
      <w:b/>
      <w:szCs w:val="24"/>
    </w:rPr>
  </w:style>
  <w:style w:type="paragraph" w:customStyle="1" w:styleId="ActionItems">
    <w:name w:val="Action Items"/>
    <w:basedOn w:val="Normal"/>
    <w:pPr>
      <w:numPr>
        <w:numId w:val="1"/>
      </w:numPr>
      <w:tabs>
        <w:tab w:val="left" w:pos="5040"/>
      </w:tabs>
      <w:spacing w:before="60" w:after="60"/>
    </w:pPr>
    <w:rPr>
      <w:rFonts w:cs="Arial"/>
      <w:sz w:val="19"/>
      <w:szCs w:val="20"/>
      <w:lang w:val="en-US"/>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pPr>
    <w:rPr>
      <w:rFonts w:ascii="Verdana" w:eastAsia="Arial Unicode MS" w:hAnsi="Verdana" w:cs="Arial Unicode MS"/>
      <w:sz w:val="17"/>
      <w:szCs w:val="17"/>
    </w:r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
    <w:name w:val="Body Text"/>
    <w:basedOn w:val="Normal"/>
    <w:rPr>
      <w:sz w:val="16"/>
    </w:rPr>
  </w:style>
  <w:style w:type="paragraph" w:styleId="BodyText2">
    <w:name w:val="Body Text 2"/>
    <w:basedOn w:val="Normal"/>
    <w:rPr>
      <w:b/>
      <w:bCs/>
      <w:sz w:val="16"/>
    </w:rPr>
  </w:style>
  <w:style w:type="character" w:styleId="Strong">
    <w:name w:val="Strong"/>
    <w:basedOn w:val="DefaultParagraphFont"/>
    <w:qFormat/>
    <w:rPr>
      <w:b/>
      <w:bCs/>
    </w:rPr>
  </w:style>
  <w:style w:type="table" w:styleId="TableGrid">
    <w:name w:val="Table Grid"/>
    <w:basedOn w:val="TableNormal"/>
    <w:rsid w:val="008860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neheadingtitles">
    <w:name w:val="none heading titles"/>
    <w:basedOn w:val="Normal"/>
    <w:rsid w:val="001C18EF"/>
    <w:pPr>
      <w:pageBreakBefore/>
      <w:spacing w:after="360"/>
    </w:pPr>
    <w:rPr>
      <w:b/>
      <w:sz w:val="32"/>
      <w:szCs w:val="20"/>
      <w:lang w:eastAsia="en-GB"/>
    </w:rPr>
  </w:style>
  <w:style w:type="paragraph" w:styleId="TOC1">
    <w:name w:val="toc 1"/>
    <w:basedOn w:val="Normal"/>
    <w:next w:val="Normal"/>
    <w:autoRedefine/>
    <w:uiPriority w:val="39"/>
    <w:rsid w:val="001C18EF"/>
    <w:pPr>
      <w:spacing w:after="40"/>
    </w:pPr>
    <w:rPr>
      <w:sz w:val="20"/>
      <w:szCs w:val="20"/>
    </w:rPr>
  </w:style>
  <w:style w:type="paragraph" w:styleId="TOC2">
    <w:name w:val="toc 2"/>
    <w:basedOn w:val="Normal"/>
    <w:next w:val="Normal"/>
    <w:autoRedefine/>
    <w:uiPriority w:val="39"/>
    <w:rsid w:val="001C18EF"/>
    <w:pPr>
      <w:spacing w:after="40"/>
      <w:ind w:left="288"/>
    </w:pPr>
    <w:rPr>
      <w:sz w:val="20"/>
      <w:szCs w:val="20"/>
    </w:rPr>
  </w:style>
  <w:style w:type="paragraph" w:styleId="TOC3">
    <w:name w:val="toc 3"/>
    <w:basedOn w:val="Normal"/>
    <w:next w:val="Normal"/>
    <w:autoRedefine/>
    <w:uiPriority w:val="39"/>
    <w:rsid w:val="001C18EF"/>
    <w:pPr>
      <w:spacing w:after="40"/>
      <w:ind w:left="576"/>
    </w:pPr>
    <w:rPr>
      <w:sz w:val="20"/>
      <w:szCs w:val="20"/>
    </w:rPr>
  </w:style>
  <w:style w:type="character" w:customStyle="1" w:styleId="Heading1Char">
    <w:name w:val="Heading 1 Char"/>
    <w:basedOn w:val="DefaultParagraphFont"/>
    <w:link w:val="Heading1"/>
    <w:rsid w:val="00C84D9E"/>
    <w:rPr>
      <w:rFonts w:ascii="Arial" w:hAnsi="Arial" w:cs="Arial"/>
      <w:b/>
      <w:bCs/>
      <w:sz w:val="28"/>
      <w:szCs w:val="24"/>
    </w:rPr>
  </w:style>
  <w:style w:type="character" w:styleId="CommentReference">
    <w:name w:val="annotation reference"/>
    <w:basedOn w:val="DefaultParagraphFont"/>
    <w:rsid w:val="00890EB0"/>
    <w:rPr>
      <w:sz w:val="18"/>
      <w:szCs w:val="18"/>
    </w:rPr>
  </w:style>
  <w:style w:type="paragraph" w:styleId="CommentText">
    <w:name w:val="annotation text"/>
    <w:basedOn w:val="Normal"/>
    <w:link w:val="CommentTextChar"/>
    <w:rsid w:val="00890EB0"/>
  </w:style>
  <w:style w:type="character" w:customStyle="1" w:styleId="CommentTextChar">
    <w:name w:val="Comment Text Char"/>
    <w:basedOn w:val="DefaultParagraphFont"/>
    <w:link w:val="CommentText"/>
    <w:rsid w:val="00890EB0"/>
    <w:rPr>
      <w:sz w:val="24"/>
      <w:szCs w:val="24"/>
      <w:lang w:val="en-GB"/>
    </w:rPr>
  </w:style>
  <w:style w:type="paragraph" w:styleId="CommentSubject">
    <w:name w:val="annotation subject"/>
    <w:basedOn w:val="CommentText"/>
    <w:next w:val="CommentText"/>
    <w:link w:val="CommentSubjectChar"/>
    <w:rsid w:val="00890EB0"/>
    <w:rPr>
      <w:b/>
      <w:bCs/>
      <w:sz w:val="20"/>
      <w:szCs w:val="20"/>
    </w:rPr>
  </w:style>
  <w:style w:type="character" w:customStyle="1" w:styleId="CommentSubjectChar">
    <w:name w:val="Comment Subject Char"/>
    <w:basedOn w:val="CommentTextChar"/>
    <w:link w:val="CommentSubject"/>
    <w:rsid w:val="00890EB0"/>
    <w:rPr>
      <w:b/>
      <w:bCs/>
      <w:sz w:val="24"/>
      <w:szCs w:val="24"/>
      <w:lang w:val="en-GB"/>
    </w:rPr>
  </w:style>
  <w:style w:type="paragraph" w:styleId="BalloonText">
    <w:name w:val="Balloon Text"/>
    <w:basedOn w:val="Normal"/>
    <w:link w:val="BalloonTextChar"/>
    <w:rsid w:val="00890EB0"/>
    <w:rPr>
      <w:rFonts w:ascii="Lucida Grande" w:hAnsi="Lucida Grande"/>
      <w:sz w:val="18"/>
      <w:szCs w:val="18"/>
    </w:rPr>
  </w:style>
  <w:style w:type="character" w:customStyle="1" w:styleId="BalloonTextChar">
    <w:name w:val="Balloon Text Char"/>
    <w:basedOn w:val="DefaultParagraphFont"/>
    <w:link w:val="BalloonText"/>
    <w:rsid w:val="00890EB0"/>
    <w:rPr>
      <w:rFonts w:ascii="Lucida Grande" w:hAnsi="Lucida Grande"/>
      <w:sz w:val="18"/>
      <w:szCs w:val="18"/>
      <w:lang w:val="en-GB"/>
    </w:rPr>
  </w:style>
  <w:style w:type="paragraph" w:styleId="DocumentMap">
    <w:name w:val="Document Map"/>
    <w:basedOn w:val="Normal"/>
    <w:link w:val="DocumentMapChar"/>
    <w:rsid w:val="008D0644"/>
    <w:rPr>
      <w:rFonts w:ascii="Lucida Grande" w:hAnsi="Lucida Grande"/>
    </w:rPr>
  </w:style>
  <w:style w:type="character" w:customStyle="1" w:styleId="DocumentMapChar">
    <w:name w:val="Document Map Char"/>
    <w:basedOn w:val="DefaultParagraphFont"/>
    <w:link w:val="DocumentMap"/>
    <w:rsid w:val="008D0644"/>
    <w:rPr>
      <w:rFonts w:ascii="Lucida Grande" w:hAnsi="Lucida Grande"/>
      <w:sz w:val="24"/>
      <w:szCs w:val="24"/>
    </w:rPr>
  </w:style>
  <w:style w:type="paragraph" w:styleId="ListParagraph">
    <w:name w:val="List Paragraph"/>
    <w:basedOn w:val="Normal"/>
    <w:uiPriority w:val="34"/>
    <w:qFormat/>
    <w:rsid w:val="007872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598091">
      <w:bodyDiv w:val="1"/>
      <w:marLeft w:val="0"/>
      <w:marRight w:val="0"/>
      <w:marTop w:val="0"/>
      <w:marBottom w:val="0"/>
      <w:divBdr>
        <w:top w:val="none" w:sz="0" w:space="0" w:color="auto"/>
        <w:left w:val="none" w:sz="0" w:space="0" w:color="auto"/>
        <w:bottom w:val="none" w:sz="0" w:space="0" w:color="auto"/>
        <w:right w:val="none" w:sz="0" w:space="0" w:color="auto"/>
      </w:divBdr>
    </w:div>
    <w:div w:id="248082834">
      <w:bodyDiv w:val="1"/>
      <w:marLeft w:val="0"/>
      <w:marRight w:val="0"/>
      <w:marTop w:val="0"/>
      <w:marBottom w:val="0"/>
      <w:divBdr>
        <w:top w:val="none" w:sz="0" w:space="0" w:color="auto"/>
        <w:left w:val="none" w:sz="0" w:space="0" w:color="auto"/>
        <w:bottom w:val="none" w:sz="0" w:space="0" w:color="auto"/>
        <w:right w:val="none" w:sz="0" w:space="0" w:color="auto"/>
      </w:divBdr>
    </w:div>
    <w:div w:id="263609806">
      <w:bodyDiv w:val="1"/>
      <w:marLeft w:val="0"/>
      <w:marRight w:val="0"/>
      <w:marTop w:val="0"/>
      <w:marBottom w:val="0"/>
      <w:divBdr>
        <w:top w:val="none" w:sz="0" w:space="0" w:color="auto"/>
        <w:left w:val="none" w:sz="0" w:space="0" w:color="auto"/>
        <w:bottom w:val="none" w:sz="0" w:space="0" w:color="auto"/>
        <w:right w:val="none" w:sz="0" w:space="0" w:color="auto"/>
      </w:divBdr>
    </w:div>
    <w:div w:id="1366908008">
      <w:bodyDiv w:val="1"/>
      <w:marLeft w:val="0"/>
      <w:marRight w:val="0"/>
      <w:marTop w:val="0"/>
      <w:marBottom w:val="0"/>
      <w:divBdr>
        <w:top w:val="none" w:sz="0" w:space="0" w:color="auto"/>
        <w:left w:val="none" w:sz="0" w:space="0" w:color="auto"/>
        <w:bottom w:val="none" w:sz="0" w:space="0" w:color="auto"/>
        <w:right w:val="none" w:sz="0" w:space="0" w:color="auto"/>
      </w:divBdr>
    </w:div>
    <w:div w:id="1393845199">
      <w:bodyDiv w:val="1"/>
      <w:marLeft w:val="0"/>
      <w:marRight w:val="0"/>
      <w:marTop w:val="0"/>
      <w:marBottom w:val="0"/>
      <w:divBdr>
        <w:top w:val="none" w:sz="0" w:space="0" w:color="auto"/>
        <w:left w:val="none" w:sz="0" w:space="0" w:color="auto"/>
        <w:bottom w:val="none" w:sz="0" w:space="0" w:color="auto"/>
        <w:right w:val="none" w:sz="0" w:space="0" w:color="auto"/>
      </w:divBdr>
    </w:div>
    <w:div w:id="15228201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comments" Target="comment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392</TotalTime>
  <Pages>28</Pages>
  <Words>3296</Words>
  <Characters>18791</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Controlled Document</vt:lpstr>
    </vt:vector>
  </TitlesOfParts>
  <Manager/>
  <Company>Schawk</Company>
  <LinksUpToDate>false</LinksUpToDate>
  <CharactersWithSpaces>22043</CharactersWithSpaces>
  <SharedDoc>false</SharedDoc>
  <HyperlinkBase/>
  <HLinks>
    <vt:vector size="150" baseType="variant">
      <vt:variant>
        <vt:i4>1310774</vt:i4>
      </vt:variant>
      <vt:variant>
        <vt:i4>152</vt:i4>
      </vt:variant>
      <vt:variant>
        <vt:i4>0</vt:i4>
      </vt:variant>
      <vt:variant>
        <vt:i4>5</vt:i4>
      </vt:variant>
      <vt:variant>
        <vt:lpwstr/>
      </vt:variant>
      <vt:variant>
        <vt:lpwstr>_Toc250628682</vt:lpwstr>
      </vt:variant>
      <vt:variant>
        <vt:i4>1310774</vt:i4>
      </vt:variant>
      <vt:variant>
        <vt:i4>146</vt:i4>
      </vt:variant>
      <vt:variant>
        <vt:i4>0</vt:i4>
      </vt:variant>
      <vt:variant>
        <vt:i4>5</vt:i4>
      </vt:variant>
      <vt:variant>
        <vt:lpwstr/>
      </vt:variant>
      <vt:variant>
        <vt:lpwstr>_Toc250628681</vt:lpwstr>
      </vt:variant>
      <vt:variant>
        <vt:i4>1310774</vt:i4>
      </vt:variant>
      <vt:variant>
        <vt:i4>140</vt:i4>
      </vt:variant>
      <vt:variant>
        <vt:i4>0</vt:i4>
      </vt:variant>
      <vt:variant>
        <vt:i4>5</vt:i4>
      </vt:variant>
      <vt:variant>
        <vt:lpwstr/>
      </vt:variant>
      <vt:variant>
        <vt:lpwstr>_Toc250628680</vt:lpwstr>
      </vt:variant>
      <vt:variant>
        <vt:i4>1769526</vt:i4>
      </vt:variant>
      <vt:variant>
        <vt:i4>134</vt:i4>
      </vt:variant>
      <vt:variant>
        <vt:i4>0</vt:i4>
      </vt:variant>
      <vt:variant>
        <vt:i4>5</vt:i4>
      </vt:variant>
      <vt:variant>
        <vt:lpwstr/>
      </vt:variant>
      <vt:variant>
        <vt:lpwstr>_Toc250628679</vt:lpwstr>
      </vt:variant>
      <vt:variant>
        <vt:i4>1769526</vt:i4>
      </vt:variant>
      <vt:variant>
        <vt:i4>128</vt:i4>
      </vt:variant>
      <vt:variant>
        <vt:i4>0</vt:i4>
      </vt:variant>
      <vt:variant>
        <vt:i4>5</vt:i4>
      </vt:variant>
      <vt:variant>
        <vt:lpwstr/>
      </vt:variant>
      <vt:variant>
        <vt:lpwstr>_Toc250628678</vt:lpwstr>
      </vt:variant>
      <vt:variant>
        <vt:i4>1769526</vt:i4>
      </vt:variant>
      <vt:variant>
        <vt:i4>122</vt:i4>
      </vt:variant>
      <vt:variant>
        <vt:i4>0</vt:i4>
      </vt:variant>
      <vt:variant>
        <vt:i4>5</vt:i4>
      </vt:variant>
      <vt:variant>
        <vt:lpwstr/>
      </vt:variant>
      <vt:variant>
        <vt:lpwstr>_Toc250628677</vt:lpwstr>
      </vt:variant>
      <vt:variant>
        <vt:i4>1769526</vt:i4>
      </vt:variant>
      <vt:variant>
        <vt:i4>116</vt:i4>
      </vt:variant>
      <vt:variant>
        <vt:i4>0</vt:i4>
      </vt:variant>
      <vt:variant>
        <vt:i4>5</vt:i4>
      </vt:variant>
      <vt:variant>
        <vt:lpwstr/>
      </vt:variant>
      <vt:variant>
        <vt:lpwstr>_Toc250628676</vt:lpwstr>
      </vt:variant>
      <vt:variant>
        <vt:i4>1769526</vt:i4>
      </vt:variant>
      <vt:variant>
        <vt:i4>110</vt:i4>
      </vt:variant>
      <vt:variant>
        <vt:i4>0</vt:i4>
      </vt:variant>
      <vt:variant>
        <vt:i4>5</vt:i4>
      </vt:variant>
      <vt:variant>
        <vt:lpwstr/>
      </vt:variant>
      <vt:variant>
        <vt:lpwstr>_Toc250628675</vt:lpwstr>
      </vt:variant>
      <vt:variant>
        <vt:i4>1769526</vt:i4>
      </vt:variant>
      <vt:variant>
        <vt:i4>104</vt:i4>
      </vt:variant>
      <vt:variant>
        <vt:i4>0</vt:i4>
      </vt:variant>
      <vt:variant>
        <vt:i4>5</vt:i4>
      </vt:variant>
      <vt:variant>
        <vt:lpwstr/>
      </vt:variant>
      <vt:variant>
        <vt:lpwstr>_Toc250628674</vt:lpwstr>
      </vt:variant>
      <vt:variant>
        <vt:i4>1769526</vt:i4>
      </vt:variant>
      <vt:variant>
        <vt:i4>98</vt:i4>
      </vt:variant>
      <vt:variant>
        <vt:i4>0</vt:i4>
      </vt:variant>
      <vt:variant>
        <vt:i4>5</vt:i4>
      </vt:variant>
      <vt:variant>
        <vt:lpwstr/>
      </vt:variant>
      <vt:variant>
        <vt:lpwstr>_Toc250628673</vt:lpwstr>
      </vt:variant>
      <vt:variant>
        <vt:i4>1769526</vt:i4>
      </vt:variant>
      <vt:variant>
        <vt:i4>92</vt:i4>
      </vt:variant>
      <vt:variant>
        <vt:i4>0</vt:i4>
      </vt:variant>
      <vt:variant>
        <vt:i4>5</vt:i4>
      </vt:variant>
      <vt:variant>
        <vt:lpwstr/>
      </vt:variant>
      <vt:variant>
        <vt:lpwstr>_Toc250628672</vt:lpwstr>
      </vt:variant>
      <vt:variant>
        <vt:i4>1769526</vt:i4>
      </vt:variant>
      <vt:variant>
        <vt:i4>86</vt:i4>
      </vt:variant>
      <vt:variant>
        <vt:i4>0</vt:i4>
      </vt:variant>
      <vt:variant>
        <vt:i4>5</vt:i4>
      </vt:variant>
      <vt:variant>
        <vt:lpwstr/>
      </vt:variant>
      <vt:variant>
        <vt:lpwstr>_Toc250628671</vt:lpwstr>
      </vt:variant>
      <vt:variant>
        <vt:i4>1769526</vt:i4>
      </vt:variant>
      <vt:variant>
        <vt:i4>80</vt:i4>
      </vt:variant>
      <vt:variant>
        <vt:i4>0</vt:i4>
      </vt:variant>
      <vt:variant>
        <vt:i4>5</vt:i4>
      </vt:variant>
      <vt:variant>
        <vt:lpwstr/>
      </vt:variant>
      <vt:variant>
        <vt:lpwstr>_Toc250628670</vt:lpwstr>
      </vt:variant>
      <vt:variant>
        <vt:i4>1703990</vt:i4>
      </vt:variant>
      <vt:variant>
        <vt:i4>74</vt:i4>
      </vt:variant>
      <vt:variant>
        <vt:i4>0</vt:i4>
      </vt:variant>
      <vt:variant>
        <vt:i4>5</vt:i4>
      </vt:variant>
      <vt:variant>
        <vt:lpwstr/>
      </vt:variant>
      <vt:variant>
        <vt:lpwstr>_Toc250628669</vt:lpwstr>
      </vt:variant>
      <vt:variant>
        <vt:i4>1703990</vt:i4>
      </vt:variant>
      <vt:variant>
        <vt:i4>68</vt:i4>
      </vt:variant>
      <vt:variant>
        <vt:i4>0</vt:i4>
      </vt:variant>
      <vt:variant>
        <vt:i4>5</vt:i4>
      </vt:variant>
      <vt:variant>
        <vt:lpwstr/>
      </vt:variant>
      <vt:variant>
        <vt:lpwstr>_Toc250628668</vt:lpwstr>
      </vt:variant>
      <vt:variant>
        <vt:i4>1703990</vt:i4>
      </vt:variant>
      <vt:variant>
        <vt:i4>62</vt:i4>
      </vt:variant>
      <vt:variant>
        <vt:i4>0</vt:i4>
      </vt:variant>
      <vt:variant>
        <vt:i4>5</vt:i4>
      </vt:variant>
      <vt:variant>
        <vt:lpwstr/>
      </vt:variant>
      <vt:variant>
        <vt:lpwstr>_Toc250628667</vt:lpwstr>
      </vt:variant>
      <vt:variant>
        <vt:i4>1703990</vt:i4>
      </vt:variant>
      <vt:variant>
        <vt:i4>56</vt:i4>
      </vt:variant>
      <vt:variant>
        <vt:i4>0</vt:i4>
      </vt:variant>
      <vt:variant>
        <vt:i4>5</vt:i4>
      </vt:variant>
      <vt:variant>
        <vt:lpwstr/>
      </vt:variant>
      <vt:variant>
        <vt:lpwstr>_Toc250628666</vt:lpwstr>
      </vt:variant>
      <vt:variant>
        <vt:i4>1703990</vt:i4>
      </vt:variant>
      <vt:variant>
        <vt:i4>50</vt:i4>
      </vt:variant>
      <vt:variant>
        <vt:i4>0</vt:i4>
      </vt:variant>
      <vt:variant>
        <vt:i4>5</vt:i4>
      </vt:variant>
      <vt:variant>
        <vt:lpwstr/>
      </vt:variant>
      <vt:variant>
        <vt:lpwstr>_Toc250628665</vt:lpwstr>
      </vt:variant>
      <vt:variant>
        <vt:i4>1703990</vt:i4>
      </vt:variant>
      <vt:variant>
        <vt:i4>44</vt:i4>
      </vt:variant>
      <vt:variant>
        <vt:i4>0</vt:i4>
      </vt:variant>
      <vt:variant>
        <vt:i4>5</vt:i4>
      </vt:variant>
      <vt:variant>
        <vt:lpwstr/>
      </vt:variant>
      <vt:variant>
        <vt:lpwstr>_Toc250628664</vt:lpwstr>
      </vt:variant>
      <vt:variant>
        <vt:i4>1703990</vt:i4>
      </vt:variant>
      <vt:variant>
        <vt:i4>38</vt:i4>
      </vt:variant>
      <vt:variant>
        <vt:i4>0</vt:i4>
      </vt:variant>
      <vt:variant>
        <vt:i4>5</vt:i4>
      </vt:variant>
      <vt:variant>
        <vt:lpwstr/>
      </vt:variant>
      <vt:variant>
        <vt:lpwstr>_Toc250628663</vt:lpwstr>
      </vt:variant>
      <vt:variant>
        <vt:i4>1703990</vt:i4>
      </vt:variant>
      <vt:variant>
        <vt:i4>32</vt:i4>
      </vt:variant>
      <vt:variant>
        <vt:i4>0</vt:i4>
      </vt:variant>
      <vt:variant>
        <vt:i4>5</vt:i4>
      </vt:variant>
      <vt:variant>
        <vt:lpwstr/>
      </vt:variant>
      <vt:variant>
        <vt:lpwstr>_Toc250628662</vt:lpwstr>
      </vt:variant>
      <vt:variant>
        <vt:i4>1703990</vt:i4>
      </vt:variant>
      <vt:variant>
        <vt:i4>26</vt:i4>
      </vt:variant>
      <vt:variant>
        <vt:i4>0</vt:i4>
      </vt:variant>
      <vt:variant>
        <vt:i4>5</vt:i4>
      </vt:variant>
      <vt:variant>
        <vt:lpwstr/>
      </vt:variant>
      <vt:variant>
        <vt:lpwstr>_Toc250628661</vt:lpwstr>
      </vt:variant>
      <vt:variant>
        <vt:i4>1703990</vt:i4>
      </vt:variant>
      <vt:variant>
        <vt:i4>20</vt:i4>
      </vt:variant>
      <vt:variant>
        <vt:i4>0</vt:i4>
      </vt:variant>
      <vt:variant>
        <vt:i4>5</vt:i4>
      </vt:variant>
      <vt:variant>
        <vt:lpwstr/>
      </vt:variant>
      <vt:variant>
        <vt:lpwstr>_Toc250628660</vt:lpwstr>
      </vt:variant>
      <vt:variant>
        <vt:i4>1638454</vt:i4>
      </vt:variant>
      <vt:variant>
        <vt:i4>14</vt:i4>
      </vt:variant>
      <vt:variant>
        <vt:i4>0</vt:i4>
      </vt:variant>
      <vt:variant>
        <vt:i4>5</vt:i4>
      </vt:variant>
      <vt:variant>
        <vt:lpwstr/>
      </vt:variant>
      <vt:variant>
        <vt:lpwstr>_Toc250628659</vt:lpwstr>
      </vt:variant>
      <vt:variant>
        <vt:i4>1638454</vt:i4>
      </vt:variant>
      <vt:variant>
        <vt:i4>8</vt:i4>
      </vt:variant>
      <vt:variant>
        <vt:i4>0</vt:i4>
      </vt:variant>
      <vt:variant>
        <vt:i4>5</vt:i4>
      </vt:variant>
      <vt:variant>
        <vt:lpwstr/>
      </vt:variant>
      <vt:variant>
        <vt:lpwstr>_Toc250628658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Controlled Document</dc:title>
  <dc:subject/>
  <dc:creator>Neil Swallow</dc:creator>
  <cp:keywords/>
  <dc:description/>
  <cp:lastModifiedBy>Neil Swallow</cp:lastModifiedBy>
  <cp:revision>6</cp:revision>
  <cp:lastPrinted>2015-03-16T15:17:00Z</cp:lastPrinted>
  <dcterms:created xsi:type="dcterms:W3CDTF">2015-09-11T14:00:00Z</dcterms:created>
  <dcterms:modified xsi:type="dcterms:W3CDTF">2015-10-02T16:19:00Z</dcterms:modified>
  <cp:category/>
</cp:coreProperties>
</file>